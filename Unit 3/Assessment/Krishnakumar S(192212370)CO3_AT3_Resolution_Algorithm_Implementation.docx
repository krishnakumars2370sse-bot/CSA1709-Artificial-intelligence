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Default="005D3F3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A6F83B8" w14:textId="77777777" w:rsidR="00145271" w:rsidRPr="00145271" w:rsidRDefault="008D4B3E" w:rsidP="00145271">
      <w:pPr>
        <w:jc w:val="center"/>
        <w:rPr>
          <w:rFonts w:ascii="Arial" w:hAnsi="Arial" w:cs="Arial"/>
          <w:b/>
          <w:bCs/>
          <w:lang w:val="en-US"/>
        </w:rPr>
      </w:pPr>
      <w:r>
        <w:rPr>
          <w:b/>
          <w:bCs/>
          <w:sz w:val="28"/>
          <w:szCs w:val="28"/>
        </w:rPr>
        <w:t>CO3_ASSESSMENT TOOL</w:t>
      </w:r>
      <w:r>
        <w:rPr>
          <w:b/>
          <w:bCs/>
          <w:sz w:val="28"/>
          <w:szCs w:val="28"/>
          <w:lang w:val="en-US"/>
        </w:rPr>
        <w:t>3_</w:t>
      </w:r>
      <w:r>
        <w:rPr>
          <w:rFonts w:ascii="Arial" w:hAnsi="Arial" w:cs="Arial"/>
          <w:b/>
          <w:bCs/>
          <w:lang w:val="en-US"/>
        </w:rPr>
        <w:t xml:space="preserve"> Resolution Algorithm Implementation</w:t>
      </w:r>
    </w:p>
    <w:p w14:paraId="3DDB970C" w14:textId="77777777" w:rsidR="00A518DA" w:rsidRDefault="00A518DA" w:rsidP="00F620EF">
      <w:pPr>
        <w:rPr>
          <w:b/>
          <w:bCs/>
          <w:sz w:val="34"/>
          <w:szCs w:val="34"/>
        </w:rPr>
      </w:pPr>
    </w:p>
    <w:p w14:paraId="2567285B" w14:textId="77777777" w:rsidR="008D4B3E" w:rsidRDefault="005D3F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CSA1709</w:t>
      </w:r>
      <w:r>
        <w:rPr>
          <w:rFonts w:ascii="Arial" w:hAnsi="Arial" w:cs="Arial"/>
          <w:b/>
          <w:bCs/>
        </w:rPr>
        <w:tab/>
      </w:r>
    </w:p>
    <w:p w14:paraId="125F127F" w14:textId="77777777" w:rsidR="008D4B3E" w:rsidRDefault="008D4B3E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6595"/>
      </w:tblGrid>
      <w:tr w:rsidR="008D4B3E" w:rsidRPr="005D43EC" w14:paraId="453F67FC" w14:textId="77777777" w:rsidTr="00B76615">
        <w:tc>
          <w:tcPr>
            <w:tcW w:w="2518" w:type="dxa"/>
          </w:tcPr>
          <w:p w14:paraId="38BA12B6" w14:textId="77777777" w:rsidR="008D4B3E" w:rsidRPr="005D43EC" w:rsidRDefault="008D4B3E" w:rsidP="00B76615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556CAD41" w14:textId="169F4CA7" w:rsidR="008D4B3E" w:rsidRPr="005D43EC" w:rsidRDefault="006240B6" w:rsidP="00B76615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192212370</w:t>
            </w:r>
          </w:p>
        </w:tc>
      </w:tr>
      <w:tr w:rsidR="008D4B3E" w:rsidRPr="005D43EC" w14:paraId="6B31A6F3" w14:textId="77777777" w:rsidTr="00B76615">
        <w:tc>
          <w:tcPr>
            <w:tcW w:w="2518" w:type="dxa"/>
          </w:tcPr>
          <w:p w14:paraId="2C85126E" w14:textId="77777777" w:rsidR="008D4B3E" w:rsidRPr="005D43EC" w:rsidRDefault="008D4B3E" w:rsidP="00B76615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0820BE50" w14:textId="2079C9D4" w:rsidR="008D4B3E" w:rsidRPr="005D43EC" w:rsidRDefault="006240B6" w:rsidP="00B76615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Krishnakumar S</w:t>
            </w:r>
          </w:p>
        </w:tc>
      </w:tr>
    </w:tbl>
    <w:p w14:paraId="2C3E6AB9" w14:textId="7712C046" w:rsidR="00A518DA" w:rsidRDefault="005D3F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1435072E" w14:textId="77777777" w:rsidR="00A518DA" w:rsidRDefault="005D3F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A518DA" w:rsidRDefault="00A518DA">
      <w:pPr>
        <w:rPr>
          <w:rFonts w:ascii="Arial" w:hAnsi="Arial" w:cs="Arial"/>
          <w:b/>
          <w:bCs/>
        </w:rPr>
      </w:pPr>
    </w:p>
    <w:p w14:paraId="19B1B608" w14:textId="77777777" w:rsidR="00A518DA" w:rsidRDefault="005D3F39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3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Apply propositional and first-order logic representations, unification, and resolution-based inference techniques such as CNF conversion, propositional and first-order resolution, and forward/backward chaining to perform automated knowledge representation and reasoning for solving complex AI problems.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A518DA" w:rsidRDefault="00A518DA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C797790" w:rsidR="00A518DA" w:rsidRDefault="005D3F39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20</w:t>
      </w:r>
      <w:r>
        <w:rPr>
          <w:rFonts w:ascii="Arial" w:hAnsi="Arial" w:cs="Arial"/>
          <w:i/>
          <w:iCs/>
        </w:rPr>
        <w:t>%</w:t>
      </w:r>
    </w:p>
    <w:p w14:paraId="5D1510D5" w14:textId="77777777" w:rsidR="00A518DA" w:rsidRDefault="00A518DA">
      <w:pPr>
        <w:rPr>
          <w:rFonts w:ascii="Arial" w:hAnsi="Arial" w:cs="Arial"/>
          <w:i/>
          <w:iCs/>
        </w:rPr>
      </w:pPr>
    </w:p>
    <w:p w14:paraId="0C33B358" w14:textId="5D5220C5" w:rsidR="00A518DA" w:rsidRDefault="005D3F39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7777777" w:rsidR="00A518DA" w:rsidRDefault="00A518DA">
      <w:pPr>
        <w:rPr>
          <w:rFonts w:ascii="Arial" w:hAnsi="Arial" w:cs="Arial"/>
        </w:rPr>
      </w:pPr>
    </w:p>
    <w:p w14:paraId="16D955E4" w14:textId="6B83B500" w:rsidR="00A518DA" w:rsidRDefault="005D3F39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50</w:t>
      </w:r>
    </w:p>
    <w:p w14:paraId="3F8FD96B" w14:textId="77777777" w:rsidR="00A518DA" w:rsidRDefault="005D3F39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A000001" w14:textId="3154546B" w:rsidR="00A518DA" w:rsidRDefault="00A518DA">
      <w:pPr>
        <w:jc w:val="both"/>
        <w:rPr>
          <w:b/>
          <w:bCs/>
        </w:rPr>
      </w:pPr>
      <w:r>
        <w:rPr>
          <w:b/>
          <w:bCs/>
        </w:rPr>
        <w:t>Q1</w:t>
      </w:r>
      <w:r w:rsidR="00EE3D2D">
        <w:rPr>
          <w:b/>
          <w:bCs/>
        </w:rPr>
        <w:t xml:space="preserve">. </w:t>
      </w:r>
    </w:p>
    <w:p w14:paraId="1A000002" w14:textId="1A000002" w:rsidR="00A518DA" w:rsidRDefault="00A518DA">
      <w:pPr>
        <w:jc w:val="both"/>
      </w:pPr>
      <w:r>
        <w:t xml:space="preserve">Consider the following propositional logic sentences representing a small knowledge base: </w:t>
      </w:r>
      <w:r>
        <w:rPr>
          <w:i/>
          <w:iCs/>
        </w:rPr>
        <w:t>(P ∨ Q) ⇒ R, R ⇒ ¬S, S ∨ T, ¬T ⇒ P.</w:t>
      </w:r>
      <w:r>
        <w:t xml:space="preserve"> (a) Convert each sentence into Conjunctive Normal Form (CNF), showing every transformation step (implication elimination, negation pushed inward, distribution of ∨ over ∧). (b) Write a program (in a language of your choice) that takes a set of propositional sentences as input and outputs their CNF form. Test your program on the sentences above and present the output.</w:t>
      </w:r>
    </w:p>
    <w:p w14:paraId="1A000003" w14:textId="779F3229" w:rsidR="00A518DA" w:rsidRDefault="00A518DA">
      <w:pPr>
        <w:jc w:val="both"/>
        <w:rPr>
          <w:b/>
          <w:bCs/>
        </w:rPr>
      </w:pPr>
      <w:r>
        <w:rPr>
          <w:b/>
          <w:bCs/>
        </w:rPr>
        <w:t xml:space="preserve">Q2. </w:t>
      </w:r>
      <w:r w:rsidR="00EE3D2D">
        <w:rPr>
          <w:b/>
          <w:bCs/>
        </w:rPr>
        <w:t xml:space="preserve"> </w:t>
      </w:r>
    </w:p>
    <w:p w14:paraId="1A000004" w14:textId="1A000004" w:rsidR="00A518DA" w:rsidRDefault="00A518DA">
      <w:pPr>
        <w:jc w:val="both"/>
      </w:pPr>
      <w:r>
        <w:t>Implement the Propositional Resolution algorithm (PL-RESOLUTION) to determine, by refutation, whether a given knowledge base KB entails a query sentence α. Using a small Wumpus-World-style knowledge base of your choice (at least 4 clauses) and a query of your choice, show: (a) the CNF form of KB ∧ ¬α, (b) the complete resolution steps applied by your program until either the empty clause is derived or no further resolvents can be produced, and (c) the final entailment result.</w:t>
      </w:r>
    </w:p>
    <w:p w14:paraId="1A000005" w14:textId="22BA96D9" w:rsidR="00A518DA" w:rsidRDefault="00A518DA">
      <w:pPr>
        <w:jc w:val="both"/>
        <w:rPr>
          <w:b/>
          <w:bCs/>
        </w:rPr>
      </w:pPr>
      <w:r>
        <w:rPr>
          <w:b/>
          <w:bCs/>
        </w:rPr>
        <w:t xml:space="preserve">Q3. </w:t>
      </w:r>
    </w:p>
    <w:p w14:paraId="1A000006" w14:textId="1A000006" w:rsidR="00A518DA" w:rsidRDefault="00A518DA">
      <w:pPr>
        <w:jc w:val="both"/>
      </w:pPr>
      <w:r>
        <w:t xml:space="preserve">Implement the Unification algorithm (UNIFY) that computes the Most General Unifier (MGU) of two given first-order logic atomic sentences, or reports failure if none exists. Test your implementation on the following pairs and report the MGU (or failure) for each: (i) </w:t>
      </w:r>
      <w:r>
        <w:rPr>
          <w:i/>
          <w:iCs/>
        </w:rPr>
        <w:t>Knows(John, x)</w:t>
      </w:r>
      <w:r>
        <w:t xml:space="preserve"> and </w:t>
      </w:r>
      <w:r>
        <w:rPr>
          <w:i/>
          <w:iCs/>
        </w:rPr>
        <w:t>Knows(John, Jane)</w:t>
      </w:r>
      <w:r>
        <w:t xml:space="preserve">; (ii) </w:t>
      </w:r>
      <w:r>
        <w:rPr>
          <w:i/>
          <w:iCs/>
        </w:rPr>
        <w:t>Knows(x, Elizabeth)</w:t>
      </w:r>
      <w:r>
        <w:t xml:space="preserve"> and </w:t>
      </w:r>
      <w:r>
        <w:rPr>
          <w:i/>
          <w:iCs/>
        </w:rPr>
        <w:t>Knows(y, x)</w:t>
      </w:r>
      <w:r>
        <w:t>; (iii) a pair of your own choice that should fail to unify. Explain, with reference to the occurs check, why the third pair fails.</w:t>
      </w:r>
    </w:p>
    <w:p w14:paraId="1A000007" w14:textId="2CE08170" w:rsidR="00A518DA" w:rsidRDefault="00A518DA">
      <w:pPr>
        <w:jc w:val="both"/>
        <w:rPr>
          <w:b/>
          <w:bCs/>
        </w:rPr>
      </w:pPr>
      <w:r>
        <w:rPr>
          <w:b/>
          <w:bCs/>
        </w:rPr>
        <w:t xml:space="preserve">Q4. </w:t>
      </w:r>
    </w:p>
    <w:p w14:paraId="1A000008" w14:textId="1A000008" w:rsidR="00A518DA" w:rsidRDefault="00A518DA">
      <w:pPr>
        <w:jc w:val="both"/>
      </w:pPr>
      <w:r>
        <w:t>Given a first-order logic knowledge base of at least 5 sentences describing a domain of your choice (e.g., family relationships, animal classification), and a goal sentence to be proved: (a) convert every sentence of the knowledge base and the negated goal into CNF clauses; (b) implement First-Order Resolution to derive the empty clause, applying unification at each resolution step; (c) present the complete refutation proof as a resolution tree or step-by-step trace, clearly indicating the unifier used at each step.</w:t>
      </w:r>
    </w:p>
    <w:p w14:paraId="69367317" w14:textId="77777777" w:rsidR="00367DCE" w:rsidRDefault="00367DCE">
      <w:pPr>
        <w:jc w:val="both"/>
        <w:rPr>
          <w:b/>
          <w:bCs/>
        </w:rPr>
      </w:pPr>
    </w:p>
    <w:p w14:paraId="7B3385B0" w14:textId="77777777" w:rsidR="00367DCE" w:rsidRDefault="00367DCE">
      <w:pPr>
        <w:jc w:val="both"/>
        <w:rPr>
          <w:b/>
          <w:bCs/>
        </w:rPr>
      </w:pPr>
    </w:p>
    <w:p w14:paraId="1A000009" w14:textId="68EA2FAA" w:rsidR="00A518DA" w:rsidRDefault="00A518DA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Q5. </w:t>
      </w:r>
    </w:p>
    <w:p w14:paraId="1A00000A" w14:textId="1A00000A" w:rsidR="00A518DA" w:rsidRDefault="00A518DA">
      <w:pPr>
        <w:jc w:val="both"/>
      </w:pPr>
      <w:r>
        <w:t>Given a rule-based knowledge base expressed as Horn clauses (at least 5 rules and 3 facts, of your own design), implement both the Forward Chaining and Backward Chaining inference algorithms to determine whether a given query is entailed by the knowledge base. (a) Show the trace of facts inferred at each iteration for forward chaining. (b) Show the AND-OR proof tree / goal-reduction trace for backward chaining. (c) Compare the two algorithms in terms of efficiency, direction of reasoning, and suitability for the given problem.</w:t>
      </w:r>
    </w:p>
    <w:p w14:paraId="0C94B4CB" w14:textId="77777777" w:rsidR="00A518DA" w:rsidRDefault="00A518DA">
      <w:pPr>
        <w:rPr>
          <w:b/>
          <w:bCs/>
        </w:rPr>
      </w:pPr>
    </w:p>
    <w:p w14:paraId="3FE877D5" w14:textId="77777777" w:rsidR="00A518DA" w:rsidRDefault="005D3F39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A518DA" w:rsidRDefault="00A518DA">
      <w:pPr>
        <w:rPr>
          <w:i/>
          <w:iCs/>
        </w:rPr>
      </w:pPr>
    </w:p>
    <w:p w14:paraId="36FCCA3F" w14:textId="77777777" w:rsidR="00A518DA" w:rsidRDefault="005D3F39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1AE7B4E5" w14:textId="77777777" w:rsidR="00A518DA" w:rsidRDefault="005D3F39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77777777" w:rsidR="00A518DA" w:rsidRDefault="00A518DA">
      <w:pPr>
        <w:rPr>
          <w:i/>
          <w:iCs/>
        </w:rPr>
      </w:pPr>
    </w:p>
    <w:p w14:paraId="750192FE" w14:textId="77777777" w:rsidR="00A518DA" w:rsidRDefault="005D3F39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8711155" w14:textId="77777777" w:rsidR="00A518DA" w:rsidRDefault="00A518DA" w:rsidP="00F620EF">
      <w:pPr>
        <w:jc w:val="center"/>
      </w:pPr>
    </w:p>
    <w:p w14:paraId="206E473E" w14:textId="43A37C93" w:rsidR="00A518DA" w:rsidRDefault="00A518DA" w:rsidP="00EE3D2D">
      <w:pPr>
        <w:rPr>
          <w:rFonts w:ascii="Arial" w:hAnsi="Arial" w:cs="Arial"/>
          <w:b/>
          <w:bCs/>
          <w:lang w:val="en-US"/>
        </w:rPr>
      </w:pPr>
    </w:p>
    <w:p w14:paraId="2CE2ABFA" w14:textId="77777777" w:rsidR="00A518DA" w:rsidRDefault="005D3F39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tbl>
      <w:tblPr>
        <w:tblStyle w:val="TableGridLight"/>
        <w:tblW w:w="9209" w:type="dxa"/>
        <w:tblLayout w:type="fixed"/>
        <w:tblLook w:val="04A0" w:firstRow="1" w:lastRow="0" w:firstColumn="1" w:lastColumn="0" w:noHBand="0" w:noVBand="1"/>
      </w:tblPr>
      <w:tblGrid>
        <w:gridCol w:w="1544"/>
        <w:gridCol w:w="1689"/>
        <w:gridCol w:w="1296"/>
        <w:gridCol w:w="1517"/>
        <w:gridCol w:w="1759"/>
        <w:gridCol w:w="1404"/>
      </w:tblGrid>
      <w:tr w:rsidR="00C034B4" w14:paraId="35438AF0" w14:textId="77777777" w:rsidTr="00EE3D2D">
        <w:tc>
          <w:tcPr>
            <w:tcW w:w="1510" w:type="dxa"/>
          </w:tcPr>
          <w:p w14:paraId="6B63F8EF" w14:textId="77777777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650" w:type="dxa"/>
          </w:tcPr>
          <w:p w14:paraId="7551DCCF" w14:textId="0AA4FF4C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266" w:type="dxa"/>
          </w:tcPr>
          <w:p w14:paraId="6090F84B" w14:textId="74965DD0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82" w:type="dxa"/>
          </w:tcPr>
          <w:p w14:paraId="34924245" w14:textId="79414A15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719" w:type="dxa"/>
          </w:tcPr>
          <w:p w14:paraId="6A050F8E" w14:textId="7444DE80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  <w:tc>
          <w:tcPr>
            <w:tcW w:w="1372" w:type="dxa"/>
          </w:tcPr>
          <w:p w14:paraId="5F32A728" w14:textId="249E052B" w:rsidR="00C034B4" w:rsidRDefault="00C034B4" w:rsidP="00C034B4">
            <w:pPr>
              <w:jc w:val="center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Max Marks</w:t>
            </w:r>
          </w:p>
        </w:tc>
      </w:tr>
      <w:tr w:rsidR="00151F0D" w14:paraId="1EF52D2C" w14:textId="77777777" w:rsidTr="00EE3D2D">
        <w:tc>
          <w:tcPr>
            <w:tcW w:w="1510" w:type="dxa"/>
          </w:tcPr>
          <w:p w14:paraId="7B35F81E" w14:textId="2A4104C1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CNF Conversion </w:t>
            </w:r>
          </w:p>
        </w:tc>
        <w:tc>
          <w:tcPr>
            <w:tcW w:w="1650" w:type="dxa"/>
          </w:tcPr>
          <w:p w14:paraId="607C9C6B" w14:textId="4DB2F210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Accurately converts all sentences to CNF, correctly applying implication elimination, negation (NNF) and distribution; program runs correctly on all test cases with clear, well-labelled output.</w:t>
            </w:r>
          </w:p>
        </w:tc>
        <w:tc>
          <w:tcPr>
            <w:tcW w:w="1266" w:type="dxa"/>
          </w:tcPr>
          <w:p w14:paraId="2789A916" w14:textId="2EB415BE" w:rsidR="00151F0D" w:rsidRDefault="00151F0D" w:rsidP="00151F0D">
            <w:pPr>
              <w:rPr>
                <w:lang w:eastAsia="en-IN"/>
              </w:rPr>
            </w:pPr>
            <w:r>
              <w:t>Converts sentences to CNF correctly with only a minor slip in one transformation step; program runs correctly on most test cases.</w:t>
            </w:r>
          </w:p>
        </w:tc>
        <w:tc>
          <w:tcPr>
            <w:tcW w:w="1482" w:type="dxa"/>
          </w:tcPr>
          <w:p w14:paraId="67288044" w14:textId="65B6BE6C" w:rsidR="00151F0D" w:rsidRDefault="00151F0D" w:rsidP="00151F0D">
            <w:pPr>
              <w:rPr>
                <w:lang w:eastAsia="en-IN"/>
              </w:rPr>
            </w:pPr>
            <w:r>
              <w:t>Attempts CNF conversion but makes errors in more than one transformation step; program runs partially or gives incorrect CNF for some inputs.</w:t>
            </w:r>
          </w:p>
        </w:tc>
        <w:tc>
          <w:tcPr>
            <w:tcW w:w="1719" w:type="dxa"/>
          </w:tcPr>
          <w:p w14:paraId="17CD914A" w14:textId="0751BC70" w:rsidR="00151F0D" w:rsidRDefault="00151F0D" w:rsidP="00151F0D">
            <w:pPr>
              <w:rPr>
                <w:lang w:eastAsia="en-IN"/>
              </w:rPr>
            </w:pPr>
            <w:r>
              <w:t>Little or no correct understanding of CNF conversion; program does not run or produces incorrect output throughout.</w:t>
            </w:r>
          </w:p>
        </w:tc>
        <w:tc>
          <w:tcPr>
            <w:tcW w:w="1372" w:type="dxa"/>
          </w:tcPr>
          <w:p w14:paraId="444B7C87" w14:textId="22B14FDE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  <w:tr w:rsidR="00151F0D" w14:paraId="423C7C56" w14:textId="77777777" w:rsidTr="00EE3D2D">
        <w:tc>
          <w:tcPr>
            <w:tcW w:w="1510" w:type="dxa"/>
          </w:tcPr>
          <w:p w14:paraId="3ED2BA90" w14:textId="2BBD1DA9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Propositional Resolution Algorithm </w:t>
            </w:r>
          </w:p>
        </w:tc>
        <w:tc>
          <w:tcPr>
            <w:tcW w:w="1650" w:type="dxa"/>
          </w:tcPr>
          <w:p w14:paraId="354C0E64" w14:textId="6C4F651E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Correctly implements PL-Resolution and accurately traces the refutation process to prove/disprove entailment, with all resolvent and unit clauses clearly shown.</w:t>
            </w:r>
          </w:p>
        </w:tc>
        <w:tc>
          <w:tcPr>
            <w:tcW w:w="1266" w:type="dxa"/>
          </w:tcPr>
          <w:p w14:paraId="41D0D145" w14:textId="4ABDBED9" w:rsidR="00151F0D" w:rsidRDefault="00151F0D" w:rsidP="00151F0D">
            <w:pPr>
              <w:rPr>
                <w:lang w:eastAsia="en-IN"/>
              </w:rPr>
            </w:pPr>
            <w:r>
              <w:t>Implements the resolution algorithm correctly and reaches the correct conclusion, with only minor errors in the trace.</w:t>
            </w:r>
          </w:p>
        </w:tc>
        <w:tc>
          <w:tcPr>
            <w:tcW w:w="1482" w:type="dxa"/>
          </w:tcPr>
          <w:p w14:paraId="02F90DBA" w14:textId="12972045" w:rsidR="00151F0D" w:rsidRDefault="00151F0D" w:rsidP="00151F0D">
            <w:pPr>
              <w:rPr>
                <w:lang w:eastAsia="en-IN"/>
              </w:rPr>
            </w:pPr>
            <w:r>
              <w:t>Implements resolution with incomplete or partially incorrect steps; shows some understanding but the final conclusion may be wrong.</w:t>
            </w:r>
          </w:p>
        </w:tc>
        <w:tc>
          <w:tcPr>
            <w:tcW w:w="1719" w:type="dxa"/>
          </w:tcPr>
          <w:p w14:paraId="27903AE4" w14:textId="3530220D" w:rsidR="00151F0D" w:rsidRDefault="00151F0D" w:rsidP="00151F0D">
            <w:pPr>
              <w:rPr>
                <w:lang w:eastAsia="en-IN"/>
              </w:rPr>
            </w:pPr>
            <w:r>
              <w:t>Incorrect or no working implementation of the resolution algorithm; unable to determine entailment.</w:t>
            </w:r>
          </w:p>
        </w:tc>
        <w:tc>
          <w:tcPr>
            <w:tcW w:w="1372" w:type="dxa"/>
          </w:tcPr>
          <w:p w14:paraId="632FF7A6" w14:textId="61A94104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  <w:tr w:rsidR="00151F0D" w14:paraId="166D0D10" w14:textId="77777777" w:rsidTr="00EE3D2D">
        <w:tc>
          <w:tcPr>
            <w:tcW w:w="1510" w:type="dxa"/>
          </w:tcPr>
          <w:p w14:paraId="257AD1B3" w14:textId="73D066B7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lastRenderedPageBreak/>
              <w:t xml:space="preserve">Unification Algorithm – MGU </w:t>
            </w:r>
          </w:p>
        </w:tc>
        <w:tc>
          <w:tcPr>
            <w:tcW w:w="1650" w:type="dxa"/>
          </w:tcPr>
          <w:p w14:paraId="73CB8D6D" w14:textId="01381DF9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Correctly implements the UNIFY algorithm and computes an accurate Most General Unifier for all test pairs, including correctly identifying the unification-failure case.</w:t>
            </w:r>
          </w:p>
        </w:tc>
        <w:tc>
          <w:tcPr>
            <w:tcW w:w="1266" w:type="dxa"/>
          </w:tcPr>
          <w:p w14:paraId="62FD80C9" w14:textId="3C1809AE" w:rsidR="00151F0D" w:rsidRDefault="00151F0D" w:rsidP="00151F0D">
            <w:pPr>
              <w:rPr>
                <w:lang w:eastAsia="en-IN"/>
              </w:rPr>
            </w:pPr>
            <w:r>
              <w:t>Computes the MGU correctly for most pairs with only minor errors; failure case handled with a small issue.</w:t>
            </w:r>
          </w:p>
        </w:tc>
        <w:tc>
          <w:tcPr>
            <w:tcW w:w="1482" w:type="dxa"/>
          </w:tcPr>
          <w:p w14:paraId="32429854" w14:textId="31EBBF56" w:rsidR="00151F0D" w:rsidRDefault="00151F0D" w:rsidP="00151F0D">
            <w:pPr>
              <w:rPr>
                <w:lang w:eastAsia="en-IN"/>
              </w:rPr>
            </w:pPr>
            <w:r>
              <w:t>Partial implementation of unification; produces an incorrect MGU for some pairs or does not correctly detect the failure case.</w:t>
            </w:r>
          </w:p>
        </w:tc>
        <w:tc>
          <w:tcPr>
            <w:tcW w:w="1719" w:type="dxa"/>
          </w:tcPr>
          <w:p w14:paraId="3FDAAB47" w14:textId="17EE742E" w:rsidR="00151F0D" w:rsidRDefault="00151F0D" w:rsidP="00151F0D">
            <w:pPr>
              <w:rPr>
                <w:lang w:eastAsia="en-IN"/>
              </w:rPr>
            </w:pPr>
            <w:r>
              <w:t>Little or no correct implementation of the unification algorithm.</w:t>
            </w:r>
          </w:p>
        </w:tc>
        <w:tc>
          <w:tcPr>
            <w:tcW w:w="1372" w:type="dxa"/>
          </w:tcPr>
          <w:p w14:paraId="42E997B0" w14:textId="0B780F45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  <w:tr w:rsidR="00151F0D" w14:paraId="7A0BB697" w14:textId="77777777" w:rsidTr="00EE3D2D">
        <w:tc>
          <w:tcPr>
            <w:tcW w:w="1510" w:type="dxa"/>
          </w:tcPr>
          <w:p w14:paraId="709AD548" w14:textId="4E7B8BC1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First-Order Resolution Proof </w:t>
            </w:r>
          </w:p>
        </w:tc>
        <w:tc>
          <w:tcPr>
            <w:tcW w:w="1650" w:type="dxa"/>
          </w:tcPr>
          <w:p w14:paraId="7EF52D61" w14:textId="5CE4AB08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Correctly converts the knowledge base and negated goal to CNF and constructs a complete, correct resolution-refutation proof establishing the goal.</w:t>
            </w:r>
          </w:p>
        </w:tc>
        <w:tc>
          <w:tcPr>
            <w:tcW w:w="1266" w:type="dxa"/>
          </w:tcPr>
          <w:p w14:paraId="1EDAD6C1" w14:textId="3203F542" w:rsidR="00151F0D" w:rsidRDefault="00151F0D" w:rsidP="00151F0D">
            <w:pPr>
              <w:rPr>
                <w:lang w:eastAsia="en-IN"/>
              </w:rPr>
            </w:pPr>
            <w:r>
              <w:t>CNF conversion is correct and the refutation proof is mostly correct, with only minor errors in the resolution steps.</w:t>
            </w:r>
          </w:p>
        </w:tc>
        <w:tc>
          <w:tcPr>
            <w:tcW w:w="1482" w:type="dxa"/>
          </w:tcPr>
          <w:p w14:paraId="4C6D6EF9" w14:textId="4CCEBBB5" w:rsidR="00151F0D" w:rsidRDefault="00151F0D" w:rsidP="00151F0D">
            <w:pPr>
              <w:rPr>
                <w:lang w:eastAsia="en-IN"/>
              </w:rPr>
            </w:pPr>
            <w:r>
              <w:t>CNF conversion or refutation proof is incomplete; some correct reasoning steps are shown but the proof is not fully established.</w:t>
            </w:r>
          </w:p>
        </w:tc>
        <w:tc>
          <w:tcPr>
            <w:tcW w:w="1719" w:type="dxa"/>
          </w:tcPr>
          <w:p w14:paraId="1D471D87" w14:textId="2C3372FA" w:rsidR="00151F0D" w:rsidRDefault="00151F0D" w:rsidP="00151F0D">
            <w:pPr>
              <w:rPr>
                <w:lang w:eastAsia="en-IN"/>
              </w:rPr>
            </w:pPr>
            <w:r>
              <w:t>Incorrect or missing CNF conversion and resolution proof.</w:t>
            </w:r>
          </w:p>
        </w:tc>
        <w:tc>
          <w:tcPr>
            <w:tcW w:w="1372" w:type="dxa"/>
          </w:tcPr>
          <w:p w14:paraId="4C447A11" w14:textId="6EE39762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  <w:tr w:rsidR="00151F0D" w14:paraId="4BCAF966" w14:textId="77777777" w:rsidTr="00EE3D2D">
        <w:tc>
          <w:tcPr>
            <w:tcW w:w="1510" w:type="dxa"/>
          </w:tcPr>
          <w:p w14:paraId="2E68A595" w14:textId="4C249409" w:rsidR="00151F0D" w:rsidRDefault="00151F0D" w:rsidP="00151F0D">
            <w:pPr>
              <w:rPr>
                <w:lang w:eastAsia="en-IN"/>
              </w:rPr>
            </w:pPr>
            <w:r>
              <w:rPr>
                <w:b/>
                <w:bCs/>
              </w:rPr>
              <w:t xml:space="preserve">Forward &amp; Backward Chaining Implementation </w:t>
            </w:r>
          </w:p>
        </w:tc>
        <w:tc>
          <w:tcPr>
            <w:tcW w:w="1650" w:type="dxa"/>
          </w:tcPr>
          <w:p w14:paraId="7FA5202A" w14:textId="5A6251E1" w:rsidR="00151F0D" w:rsidRDefault="00151F0D" w:rsidP="00151F0D">
            <w:pPr>
              <w:jc w:val="center"/>
              <w:rPr>
                <w:b/>
                <w:bCs/>
                <w:lang w:eastAsia="en-IN"/>
              </w:rPr>
            </w:pPr>
            <w:r>
              <w:t>Correctly implements and traces both forward and backward chaining, accurately derives the query's entailment, and gives a clear, correct comparative analysis of efficiency and applicability.</w:t>
            </w:r>
          </w:p>
        </w:tc>
        <w:tc>
          <w:tcPr>
            <w:tcW w:w="1266" w:type="dxa"/>
          </w:tcPr>
          <w:p w14:paraId="7CCFDFB1" w14:textId="72DB1931" w:rsidR="00151F0D" w:rsidRDefault="00151F0D" w:rsidP="00151F0D">
            <w:pPr>
              <w:rPr>
                <w:lang w:eastAsia="en-IN"/>
              </w:rPr>
            </w:pPr>
            <w:r>
              <w:t>Implements both algorithms correctly with only minor errors; provides a reasonable comparative analysis.</w:t>
            </w:r>
          </w:p>
        </w:tc>
        <w:tc>
          <w:tcPr>
            <w:tcW w:w="1482" w:type="dxa"/>
          </w:tcPr>
          <w:p w14:paraId="4DC593FE" w14:textId="049C14EA" w:rsidR="00151F0D" w:rsidRDefault="00151F0D" w:rsidP="00151F0D">
            <w:pPr>
              <w:rPr>
                <w:lang w:eastAsia="en-IN"/>
              </w:rPr>
            </w:pPr>
            <w:r>
              <w:t>Implements only one algorithm correctly, or both with significant errors; comparative analysis is limited or superficial.</w:t>
            </w:r>
          </w:p>
        </w:tc>
        <w:tc>
          <w:tcPr>
            <w:tcW w:w="1719" w:type="dxa"/>
          </w:tcPr>
          <w:p w14:paraId="2FCB5981" w14:textId="07488828" w:rsidR="00151F0D" w:rsidRDefault="00151F0D" w:rsidP="00151F0D">
            <w:pPr>
              <w:rPr>
                <w:lang w:eastAsia="en-IN"/>
              </w:rPr>
            </w:pPr>
            <w:r>
              <w:t>Little or no correct implementation of the chaining algorithms; no meaningful analysis provided.</w:t>
            </w:r>
          </w:p>
        </w:tc>
        <w:tc>
          <w:tcPr>
            <w:tcW w:w="1372" w:type="dxa"/>
          </w:tcPr>
          <w:p w14:paraId="273588B9" w14:textId="60A078D6" w:rsidR="00151F0D" w:rsidRDefault="00151F0D" w:rsidP="00151F0D">
            <w:pPr>
              <w:jc w:val="center"/>
              <w:rPr>
                <w:lang w:eastAsia="en-IN"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67BCB980" w14:textId="77777777" w:rsidR="00A518DA" w:rsidRDefault="00A518DA" w:rsidP="00367DCE">
      <w:pPr>
        <w:jc w:val="center"/>
        <w:rPr>
          <w:b/>
          <w:bCs/>
          <w:sz w:val="34"/>
          <w:szCs w:val="34"/>
        </w:rPr>
      </w:pPr>
    </w:p>
    <w:p w14:paraId="78D825DE" w14:textId="77777777" w:rsidR="006240B6" w:rsidRDefault="006240B6" w:rsidP="00367DCE">
      <w:pPr>
        <w:jc w:val="center"/>
        <w:rPr>
          <w:b/>
          <w:bCs/>
          <w:sz w:val="34"/>
          <w:szCs w:val="34"/>
        </w:rPr>
      </w:pPr>
    </w:p>
    <w:p w14:paraId="672054B4" w14:textId="77777777" w:rsidR="006240B6" w:rsidRDefault="006240B6" w:rsidP="00367DCE">
      <w:pPr>
        <w:jc w:val="center"/>
        <w:rPr>
          <w:b/>
          <w:bCs/>
          <w:sz w:val="34"/>
          <w:szCs w:val="34"/>
        </w:rPr>
      </w:pPr>
    </w:p>
    <w:p w14:paraId="64B55F0F" w14:textId="77777777" w:rsidR="006240B6" w:rsidRDefault="006240B6" w:rsidP="00367DCE">
      <w:pPr>
        <w:jc w:val="center"/>
        <w:rPr>
          <w:b/>
          <w:bCs/>
          <w:sz w:val="34"/>
          <w:szCs w:val="34"/>
        </w:rPr>
      </w:pPr>
    </w:p>
    <w:p w14:paraId="0C6C3FAA" w14:textId="77777777" w:rsidR="006240B6" w:rsidRDefault="006240B6" w:rsidP="00367DCE">
      <w:pPr>
        <w:jc w:val="center"/>
        <w:rPr>
          <w:b/>
          <w:bCs/>
          <w:sz w:val="34"/>
          <w:szCs w:val="34"/>
        </w:rPr>
      </w:pPr>
    </w:p>
    <w:p w14:paraId="4F703BFA" w14:textId="77777777" w:rsidR="006240B6" w:rsidRDefault="006240B6" w:rsidP="00367DCE">
      <w:pPr>
        <w:jc w:val="center"/>
        <w:rPr>
          <w:b/>
          <w:bCs/>
          <w:sz w:val="34"/>
          <w:szCs w:val="34"/>
        </w:rPr>
      </w:pPr>
    </w:p>
    <w:p w14:paraId="0E6A836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>Q1. CNF Conversion</w:t>
      </w:r>
    </w:p>
    <w:p w14:paraId="273EF05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Given KB:</w:t>
      </w:r>
    </w:p>
    <w:p w14:paraId="3496F3C0" w14:textId="77777777" w:rsidR="006240B6" w:rsidRPr="006240B6" w:rsidRDefault="006240B6" w:rsidP="006240B6">
      <w:pPr>
        <w:numPr>
          <w:ilvl w:val="0"/>
          <w:numId w:val="16"/>
        </w:num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Q)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⇒</w:t>
      </w:r>
      <w:r w:rsidRPr="006240B6">
        <w:rPr>
          <w:b/>
          <w:bCs/>
          <w:sz w:val="34"/>
          <w:szCs w:val="34"/>
        </w:rPr>
        <w:t xml:space="preserve"> R</w:t>
      </w:r>
    </w:p>
    <w:p w14:paraId="1E11E4CB" w14:textId="77777777" w:rsidR="006240B6" w:rsidRPr="006240B6" w:rsidRDefault="006240B6" w:rsidP="006240B6">
      <w:pPr>
        <w:numPr>
          <w:ilvl w:val="0"/>
          <w:numId w:val="16"/>
        </w:num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R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⇒</w:t>
      </w:r>
      <w:r w:rsidRPr="006240B6">
        <w:rPr>
          <w:b/>
          <w:bCs/>
          <w:sz w:val="34"/>
          <w:szCs w:val="34"/>
        </w:rPr>
        <w:t xml:space="preserve"> ¬S</w:t>
      </w:r>
    </w:p>
    <w:p w14:paraId="2F8303A2" w14:textId="77777777" w:rsidR="006240B6" w:rsidRPr="006240B6" w:rsidRDefault="006240B6" w:rsidP="006240B6">
      <w:pPr>
        <w:numPr>
          <w:ilvl w:val="0"/>
          <w:numId w:val="16"/>
        </w:num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S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T</w:t>
      </w:r>
    </w:p>
    <w:p w14:paraId="502F270E" w14:textId="77777777" w:rsidR="006240B6" w:rsidRPr="006240B6" w:rsidRDefault="006240B6" w:rsidP="006240B6">
      <w:pPr>
        <w:numPr>
          <w:ilvl w:val="0"/>
          <w:numId w:val="16"/>
        </w:num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¬T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⇒</w:t>
      </w:r>
      <w:r w:rsidRPr="006240B6">
        <w:rPr>
          <w:b/>
          <w:bCs/>
          <w:sz w:val="34"/>
          <w:szCs w:val="34"/>
        </w:rPr>
        <w:t xml:space="preserve"> P</w:t>
      </w:r>
    </w:p>
    <w:p w14:paraId="3BFA2FA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(a) CNF Conversion Steps</w:t>
      </w:r>
    </w:p>
    <w:p w14:paraId="0804201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Sentence 1: (P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Q)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⇒</w:t>
      </w:r>
      <w:r w:rsidRPr="006240B6">
        <w:rPr>
          <w:b/>
          <w:bCs/>
          <w:sz w:val="34"/>
          <w:szCs w:val="34"/>
        </w:rPr>
        <w:t xml:space="preserve"> R</w:t>
      </w:r>
    </w:p>
    <w:p w14:paraId="21510D0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Eliminate implication:</w:t>
      </w:r>
    </w:p>
    <w:p w14:paraId="3D6E394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¬(</w:t>
      </w:r>
      <w:proofErr w:type="gramEnd"/>
      <w:r w:rsidRPr="006240B6">
        <w:rPr>
          <w:b/>
          <w:bCs/>
          <w:sz w:val="34"/>
          <w:szCs w:val="34"/>
        </w:rPr>
        <w:t xml:space="preserve">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Q)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</w:t>
      </w:r>
    </w:p>
    <w:p w14:paraId="48987AA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Apply De Morgan's Law:</w:t>
      </w:r>
    </w:p>
    <w:p w14:paraId="1CA5A63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(¬P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¬Q)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</w:t>
      </w:r>
    </w:p>
    <w:p w14:paraId="19E7690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Distribute:</w:t>
      </w:r>
    </w:p>
    <w:p w14:paraId="5DB3DB9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(¬P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(¬Q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R)</w:t>
      </w:r>
    </w:p>
    <w:p w14:paraId="57FD4C8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CNF Clauses:</w:t>
      </w:r>
    </w:p>
    <w:p w14:paraId="2B6EF61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(¬P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R)</w:t>
      </w:r>
    </w:p>
    <w:p w14:paraId="5AE2EE7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(¬Q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R)</w:t>
      </w:r>
    </w:p>
    <w:p w14:paraId="4EE475C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78CCA17A">
          <v:rect id="_x0000_i1213" style="width:0;height:1.5pt" o:hralign="center" o:hrstd="t" o:hr="t" fillcolor="#a0a0a0" stroked="f"/>
        </w:pict>
      </w:r>
    </w:p>
    <w:p w14:paraId="2D87F00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Sentence 2: R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⇒</w:t>
      </w:r>
      <w:r w:rsidRPr="006240B6">
        <w:rPr>
          <w:b/>
          <w:bCs/>
          <w:sz w:val="34"/>
          <w:szCs w:val="34"/>
        </w:rPr>
        <w:t xml:space="preserve"> ¬S</w:t>
      </w:r>
    </w:p>
    <w:p w14:paraId="530FD2A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Eliminate implication:</w:t>
      </w:r>
    </w:p>
    <w:p w14:paraId="2110F43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¬R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¬S</w:t>
      </w:r>
    </w:p>
    <w:p w14:paraId="22748CA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Already CNF.</w:t>
      </w:r>
    </w:p>
    <w:p w14:paraId="6C45043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5D5BC273">
          <v:rect id="_x0000_i1214" style="width:0;height:1.5pt" o:hralign="center" o:hrstd="t" o:hr="t" fillcolor="#a0a0a0" stroked="f"/>
        </w:pict>
      </w:r>
    </w:p>
    <w:p w14:paraId="2EBF7D2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Sentence 3: S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T</w:t>
      </w:r>
    </w:p>
    <w:p w14:paraId="0330626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Already CNF.</w:t>
      </w:r>
    </w:p>
    <w:p w14:paraId="723B2C0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243F9CCE">
          <v:rect id="_x0000_i1215" style="width:0;height:1.5pt" o:hralign="center" o:hrstd="t" o:hr="t" fillcolor="#a0a0a0" stroked="f"/>
        </w:pict>
      </w:r>
    </w:p>
    <w:p w14:paraId="631608D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Sentence 4: ¬T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⇒</w:t>
      </w:r>
      <w:r w:rsidRPr="006240B6">
        <w:rPr>
          <w:b/>
          <w:bCs/>
          <w:sz w:val="34"/>
          <w:szCs w:val="34"/>
        </w:rPr>
        <w:t xml:space="preserve"> P</w:t>
      </w:r>
    </w:p>
    <w:p w14:paraId="5F5E760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Eliminate implication:</w:t>
      </w:r>
    </w:p>
    <w:p w14:paraId="45E2B46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¬(¬T)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P</w:t>
      </w:r>
    </w:p>
    <w:p w14:paraId="253070D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T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P</w:t>
      </w:r>
    </w:p>
    <w:p w14:paraId="4E64FD1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Already CNF.</w:t>
      </w:r>
    </w:p>
    <w:p w14:paraId="134EE65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376F5B4F">
          <v:rect id="_x0000_i1216" style="width:0;height:1.5pt" o:hralign="center" o:hrstd="t" o:hr="t" fillcolor="#a0a0a0" stroked="f"/>
        </w:pict>
      </w:r>
    </w:p>
    <w:p w14:paraId="54E6DF1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Final CNF</w:t>
      </w:r>
    </w:p>
    <w:p w14:paraId="380A10A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(¬P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R)</w:t>
      </w:r>
    </w:p>
    <w:p w14:paraId="752DF4E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(¬Q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R)</w:t>
      </w:r>
    </w:p>
    <w:p w14:paraId="7F19A6D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(¬R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¬S)</w:t>
      </w:r>
    </w:p>
    <w:p w14:paraId="1621C33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(S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T)</w:t>
      </w:r>
    </w:p>
    <w:p w14:paraId="284A273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 xml:space="preserve">(T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P)</w:t>
      </w:r>
    </w:p>
    <w:p w14:paraId="3FCF187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460EC2AF">
          <v:rect id="_x0000_i1217" style="width:0;height:1.5pt" o:hralign="center" o:hrstd="t" o:hr="t" fillcolor="#a0a0a0" stroked="f"/>
        </w:pict>
      </w:r>
    </w:p>
    <w:p w14:paraId="06EB2D0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(b) Python Program</w:t>
      </w:r>
    </w:p>
    <w:p w14:paraId="072B598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from </w:t>
      </w:r>
      <w:proofErr w:type="spellStart"/>
      <w:r w:rsidRPr="006240B6">
        <w:rPr>
          <w:b/>
          <w:bCs/>
          <w:sz w:val="34"/>
          <w:szCs w:val="34"/>
        </w:rPr>
        <w:t>sympy</w:t>
      </w:r>
      <w:proofErr w:type="spellEnd"/>
      <w:r w:rsidRPr="006240B6">
        <w:rPr>
          <w:b/>
          <w:bCs/>
          <w:sz w:val="34"/>
          <w:szCs w:val="34"/>
        </w:rPr>
        <w:t xml:space="preserve"> import symbols</w:t>
      </w:r>
    </w:p>
    <w:p w14:paraId="2516972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from </w:t>
      </w:r>
      <w:proofErr w:type="spellStart"/>
      <w:proofErr w:type="gramStart"/>
      <w:r w:rsidRPr="006240B6">
        <w:rPr>
          <w:b/>
          <w:bCs/>
          <w:sz w:val="34"/>
          <w:szCs w:val="34"/>
        </w:rPr>
        <w:t>sympy.logic</w:t>
      </w:r>
      <w:proofErr w:type="gramEnd"/>
      <w:r w:rsidRPr="006240B6">
        <w:rPr>
          <w:b/>
          <w:bCs/>
          <w:sz w:val="34"/>
          <w:szCs w:val="34"/>
        </w:rPr>
        <w:t>.boolalg</w:t>
      </w:r>
      <w:proofErr w:type="spellEnd"/>
      <w:r w:rsidRPr="006240B6">
        <w:rPr>
          <w:b/>
          <w:bCs/>
          <w:sz w:val="34"/>
          <w:szCs w:val="34"/>
        </w:rPr>
        <w:t xml:space="preserve"> import Implies, </w:t>
      </w:r>
      <w:proofErr w:type="spellStart"/>
      <w:r w:rsidRPr="006240B6">
        <w:rPr>
          <w:b/>
          <w:bCs/>
          <w:sz w:val="34"/>
          <w:szCs w:val="34"/>
        </w:rPr>
        <w:t>to_cnf</w:t>
      </w:r>
      <w:proofErr w:type="spellEnd"/>
    </w:p>
    <w:p w14:paraId="6EB106A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18595F4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P, Q, R, S, T = </w:t>
      </w:r>
      <w:proofErr w:type="gramStart"/>
      <w:r w:rsidRPr="006240B6">
        <w:rPr>
          <w:b/>
          <w:bCs/>
          <w:sz w:val="34"/>
          <w:szCs w:val="34"/>
        </w:rPr>
        <w:t>symbols(</w:t>
      </w:r>
      <w:proofErr w:type="gramEnd"/>
      <w:r w:rsidRPr="006240B6">
        <w:rPr>
          <w:b/>
          <w:bCs/>
          <w:sz w:val="34"/>
          <w:szCs w:val="34"/>
        </w:rPr>
        <w:t>'P Q R S T')</w:t>
      </w:r>
    </w:p>
    <w:p w14:paraId="37A9179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6CF9B0F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sentences = [</w:t>
      </w:r>
    </w:p>
    <w:p w14:paraId="4206389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Implies(</w:t>
      </w:r>
      <w:proofErr w:type="gramEnd"/>
      <w:r w:rsidRPr="006240B6">
        <w:rPr>
          <w:b/>
          <w:bCs/>
          <w:sz w:val="34"/>
          <w:szCs w:val="34"/>
        </w:rPr>
        <w:t>P | Q, R),</w:t>
      </w:r>
    </w:p>
    <w:p w14:paraId="03B6ACE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Implies(</w:t>
      </w:r>
      <w:proofErr w:type="gramEnd"/>
      <w:r w:rsidRPr="006240B6">
        <w:rPr>
          <w:b/>
          <w:bCs/>
          <w:sz w:val="34"/>
          <w:szCs w:val="34"/>
        </w:rPr>
        <w:t>R, ~S),</w:t>
      </w:r>
    </w:p>
    <w:p w14:paraId="12134FB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 | T,</w:t>
      </w:r>
    </w:p>
    <w:p w14:paraId="09E6E63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Implies(</w:t>
      </w:r>
      <w:proofErr w:type="gramEnd"/>
      <w:r w:rsidRPr="006240B6">
        <w:rPr>
          <w:b/>
          <w:bCs/>
          <w:sz w:val="34"/>
          <w:szCs w:val="34"/>
        </w:rPr>
        <w:t>~T, P)</w:t>
      </w:r>
    </w:p>
    <w:p w14:paraId="7A1BB78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]</w:t>
      </w:r>
    </w:p>
    <w:p w14:paraId="145CC28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459FCB6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for s in sentences:</w:t>
      </w:r>
    </w:p>
    <w:p w14:paraId="1E4BDD4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print(</w:t>
      </w:r>
      <w:proofErr w:type="gramEnd"/>
      <w:r w:rsidRPr="006240B6">
        <w:rPr>
          <w:b/>
          <w:bCs/>
          <w:sz w:val="34"/>
          <w:szCs w:val="34"/>
        </w:rPr>
        <w:t>"</w:t>
      </w:r>
      <w:proofErr w:type="gramStart"/>
      <w:r w:rsidRPr="006240B6">
        <w:rPr>
          <w:b/>
          <w:bCs/>
          <w:sz w:val="34"/>
          <w:szCs w:val="34"/>
        </w:rPr>
        <w:t>Original :</w:t>
      </w:r>
      <w:proofErr w:type="gramEnd"/>
      <w:r w:rsidRPr="006240B6">
        <w:rPr>
          <w:b/>
          <w:bCs/>
          <w:sz w:val="34"/>
          <w:szCs w:val="34"/>
        </w:rPr>
        <w:t>", s)</w:t>
      </w:r>
    </w:p>
    <w:p w14:paraId="5F74CDF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print(</w:t>
      </w:r>
      <w:proofErr w:type="gramEnd"/>
      <w:r w:rsidRPr="006240B6">
        <w:rPr>
          <w:b/>
          <w:bCs/>
          <w:sz w:val="34"/>
          <w:szCs w:val="34"/>
        </w:rPr>
        <w:t>"</w:t>
      </w:r>
      <w:proofErr w:type="gramStart"/>
      <w:r w:rsidRPr="006240B6">
        <w:rPr>
          <w:b/>
          <w:bCs/>
          <w:sz w:val="34"/>
          <w:szCs w:val="34"/>
        </w:rPr>
        <w:t>CNF :</w:t>
      </w:r>
      <w:proofErr w:type="gramEnd"/>
      <w:r w:rsidRPr="006240B6">
        <w:rPr>
          <w:b/>
          <w:bCs/>
          <w:sz w:val="34"/>
          <w:szCs w:val="34"/>
        </w:rPr>
        <w:t xml:space="preserve">", </w:t>
      </w:r>
      <w:proofErr w:type="spellStart"/>
      <w:r w:rsidRPr="006240B6">
        <w:rPr>
          <w:b/>
          <w:bCs/>
          <w:sz w:val="34"/>
          <w:szCs w:val="34"/>
        </w:rPr>
        <w:t>to_</w:t>
      </w:r>
      <w:proofErr w:type="gramStart"/>
      <w:r w:rsidRPr="006240B6">
        <w:rPr>
          <w:b/>
          <w:bCs/>
          <w:sz w:val="34"/>
          <w:szCs w:val="34"/>
        </w:rPr>
        <w:t>cnf</w:t>
      </w:r>
      <w:proofErr w:type="spellEnd"/>
      <w:r w:rsidRPr="006240B6">
        <w:rPr>
          <w:b/>
          <w:bCs/>
          <w:sz w:val="34"/>
          <w:szCs w:val="34"/>
        </w:rPr>
        <w:t>(</w:t>
      </w:r>
      <w:proofErr w:type="gramEnd"/>
      <w:r w:rsidRPr="006240B6">
        <w:rPr>
          <w:b/>
          <w:bCs/>
          <w:sz w:val="34"/>
          <w:szCs w:val="34"/>
        </w:rPr>
        <w:t>s, simplify=True))</w:t>
      </w:r>
    </w:p>
    <w:p w14:paraId="1F0EB9D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print(</w:t>
      </w:r>
      <w:proofErr w:type="gramEnd"/>
      <w:r w:rsidRPr="006240B6">
        <w:rPr>
          <w:b/>
          <w:bCs/>
          <w:sz w:val="34"/>
          <w:szCs w:val="34"/>
        </w:rPr>
        <w:t>)</w:t>
      </w:r>
    </w:p>
    <w:p w14:paraId="12FCA55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Output</w:t>
      </w:r>
    </w:p>
    <w:p w14:paraId="016060A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Original :</w:t>
      </w:r>
      <w:proofErr w:type="gramEnd"/>
      <w:r w:rsidRPr="006240B6">
        <w:rPr>
          <w:b/>
          <w:bCs/>
          <w:sz w:val="34"/>
          <w:szCs w:val="34"/>
        </w:rPr>
        <w:t xml:space="preserve"> </w:t>
      </w:r>
      <w:proofErr w:type="gramStart"/>
      <w:r w:rsidRPr="006240B6">
        <w:rPr>
          <w:b/>
          <w:bCs/>
          <w:sz w:val="34"/>
          <w:szCs w:val="34"/>
        </w:rPr>
        <w:t>Implies(</w:t>
      </w:r>
      <w:proofErr w:type="gramEnd"/>
      <w:r w:rsidRPr="006240B6">
        <w:rPr>
          <w:b/>
          <w:bCs/>
          <w:sz w:val="34"/>
          <w:szCs w:val="34"/>
        </w:rPr>
        <w:t>P | Q, R)</w:t>
      </w:r>
    </w:p>
    <w:p w14:paraId="6968191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CNF :</w:t>
      </w:r>
      <w:proofErr w:type="gramEnd"/>
      <w:r w:rsidRPr="006240B6">
        <w:rPr>
          <w:b/>
          <w:bCs/>
          <w:sz w:val="34"/>
          <w:szCs w:val="34"/>
        </w:rPr>
        <w:t xml:space="preserve"> (R | ~P) &amp; (R | ~Q)</w:t>
      </w:r>
    </w:p>
    <w:p w14:paraId="59986DD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47B9A8A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Original :</w:t>
      </w:r>
      <w:proofErr w:type="gramEnd"/>
      <w:r w:rsidRPr="006240B6">
        <w:rPr>
          <w:b/>
          <w:bCs/>
          <w:sz w:val="34"/>
          <w:szCs w:val="34"/>
        </w:rPr>
        <w:t xml:space="preserve"> </w:t>
      </w:r>
      <w:proofErr w:type="gramStart"/>
      <w:r w:rsidRPr="006240B6">
        <w:rPr>
          <w:b/>
          <w:bCs/>
          <w:sz w:val="34"/>
          <w:szCs w:val="34"/>
        </w:rPr>
        <w:t>Implies(</w:t>
      </w:r>
      <w:proofErr w:type="gramEnd"/>
      <w:r w:rsidRPr="006240B6">
        <w:rPr>
          <w:b/>
          <w:bCs/>
          <w:sz w:val="34"/>
          <w:szCs w:val="34"/>
        </w:rPr>
        <w:t>R, ~S)</w:t>
      </w:r>
    </w:p>
    <w:p w14:paraId="3888755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CNF :</w:t>
      </w:r>
      <w:proofErr w:type="gramEnd"/>
      <w:r w:rsidRPr="006240B6">
        <w:rPr>
          <w:b/>
          <w:bCs/>
          <w:sz w:val="34"/>
          <w:szCs w:val="34"/>
        </w:rPr>
        <w:t xml:space="preserve"> ~R | ~S</w:t>
      </w:r>
    </w:p>
    <w:p w14:paraId="660BA1C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6749B76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Original :</w:t>
      </w:r>
      <w:proofErr w:type="gramEnd"/>
      <w:r w:rsidRPr="006240B6">
        <w:rPr>
          <w:b/>
          <w:bCs/>
          <w:sz w:val="34"/>
          <w:szCs w:val="34"/>
        </w:rPr>
        <w:t xml:space="preserve"> S | T</w:t>
      </w:r>
    </w:p>
    <w:p w14:paraId="120D535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CNF :</w:t>
      </w:r>
      <w:proofErr w:type="gramEnd"/>
      <w:r w:rsidRPr="006240B6">
        <w:rPr>
          <w:b/>
          <w:bCs/>
          <w:sz w:val="34"/>
          <w:szCs w:val="34"/>
        </w:rPr>
        <w:t xml:space="preserve"> S | T</w:t>
      </w:r>
    </w:p>
    <w:p w14:paraId="24430C8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3B45057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Original :</w:t>
      </w:r>
      <w:proofErr w:type="gramEnd"/>
      <w:r w:rsidRPr="006240B6">
        <w:rPr>
          <w:b/>
          <w:bCs/>
          <w:sz w:val="34"/>
          <w:szCs w:val="34"/>
        </w:rPr>
        <w:t xml:space="preserve"> </w:t>
      </w:r>
      <w:proofErr w:type="gramStart"/>
      <w:r w:rsidRPr="006240B6">
        <w:rPr>
          <w:b/>
          <w:bCs/>
          <w:sz w:val="34"/>
          <w:szCs w:val="34"/>
        </w:rPr>
        <w:t>Implies(</w:t>
      </w:r>
      <w:proofErr w:type="gramEnd"/>
      <w:r w:rsidRPr="006240B6">
        <w:rPr>
          <w:b/>
          <w:bCs/>
          <w:sz w:val="34"/>
          <w:szCs w:val="34"/>
        </w:rPr>
        <w:t>~T, P)</w:t>
      </w:r>
    </w:p>
    <w:p w14:paraId="61EF7F5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CNF :</w:t>
      </w:r>
      <w:proofErr w:type="gramEnd"/>
      <w:r w:rsidRPr="006240B6">
        <w:rPr>
          <w:b/>
          <w:bCs/>
          <w:sz w:val="34"/>
          <w:szCs w:val="34"/>
        </w:rPr>
        <w:t xml:space="preserve"> P | T</w:t>
      </w:r>
    </w:p>
    <w:p w14:paraId="3BF4458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3F4F9D60">
          <v:rect id="_x0000_i1218" style="width:0;height:1.5pt" o:hralign="center" o:hrstd="t" o:hr="t" fillcolor="#a0a0a0" stroked="f"/>
        </w:pict>
      </w:r>
    </w:p>
    <w:p w14:paraId="251B421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Q2. Propositional Resolution</w:t>
      </w:r>
    </w:p>
    <w:p w14:paraId="21C3A9E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Knowledge Base</w:t>
      </w:r>
    </w:p>
    <w:p w14:paraId="6A5AB1B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Clauses:</w:t>
      </w:r>
    </w:p>
    <w:p w14:paraId="3460209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1. ¬P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Q</w:t>
      </w:r>
    </w:p>
    <w:p w14:paraId="66CFA87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2. ¬Q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</w:t>
      </w:r>
    </w:p>
    <w:p w14:paraId="477E7BA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>3. P</w:t>
      </w:r>
    </w:p>
    <w:p w14:paraId="5A5A85C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4. ¬R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S</w:t>
      </w:r>
    </w:p>
    <w:p w14:paraId="5DCA90B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Query:</w:t>
      </w:r>
    </w:p>
    <w:p w14:paraId="3F1E6E2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α = S</w:t>
      </w:r>
    </w:p>
    <w:p w14:paraId="0D74DEC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To prove:</w:t>
      </w:r>
    </w:p>
    <w:p w14:paraId="579367D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KB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⊨</w:t>
      </w:r>
      <w:r w:rsidRPr="006240B6">
        <w:rPr>
          <w:b/>
          <w:bCs/>
          <w:sz w:val="34"/>
          <w:szCs w:val="34"/>
        </w:rPr>
        <w:t xml:space="preserve"> S</w:t>
      </w:r>
    </w:p>
    <w:p w14:paraId="4D044E8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Add negated query:</w:t>
      </w:r>
    </w:p>
    <w:p w14:paraId="394517D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¬S</w:t>
      </w:r>
    </w:p>
    <w:p w14:paraId="2AB1411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(a) CNF of KB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¬α</w:t>
      </w:r>
    </w:p>
    <w:p w14:paraId="6D1A037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C1: ¬P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Q</w:t>
      </w:r>
    </w:p>
    <w:p w14:paraId="1A03C15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C2: ¬Q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</w:t>
      </w:r>
    </w:p>
    <w:p w14:paraId="1D1D5A5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C3: P</w:t>
      </w:r>
    </w:p>
    <w:p w14:paraId="0A204BE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C4: ¬R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S</w:t>
      </w:r>
    </w:p>
    <w:p w14:paraId="140C6D2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C5: ¬S</w:t>
      </w:r>
    </w:p>
    <w:p w14:paraId="3BC5412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6C5531A2">
          <v:rect id="_x0000_i1219" style="width:0;height:1.5pt" o:hralign="center" o:hrstd="t" o:hr="t" fillcolor="#a0a0a0" stroked="f"/>
        </w:pict>
      </w:r>
    </w:p>
    <w:p w14:paraId="1961149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(b) Resolution Steps</w:t>
      </w:r>
    </w:p>
    <w:p w14:paraId="3C5EB64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Step 1</w:t>
      </w:r>
    </w:p>
    <w:p w14:paraId="18836CB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Resolve:</w:t>
      </w:r>
    </w:p>
    <w:p w14:paraId="04EEF87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C4: ¬R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S</w:t>
      </w:r>
    </w:p>
    <w:p w14:paraId="5EBF698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C5: ¬S</w:t>
      </w:r>
    </w:p>
    <w:p w14:paraId="703FB6D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5755E6F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C6: ¬R</w:t>
      </w:r>
    </w:p>
    <w:p w14:paraId="158A66A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1B5DF1D0">
          <v:rect id="_x0000_i1220" style="width:0;height:1.5pt" o:hralign="center" o:hrstd="t" o:hr="t" fillcolor="#a0a0a0" stroked="f"/>
        </w:pict>
      </w:r>
    </w:p>
    <w:p w14:paraId="798FDA3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Step 2</w:t>
      </w:r>
    </w:p>
    <w:p w14:paraId="1EB47FB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Resolve:</w:t>
      </w:r>
    </w:p>
    <w:p w14:paraId="0D94B82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C2: ¬Q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R</w:t>
      </w:r>
    </w:p>
    <w:p w14:paraId="1D69386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C6: ¬R</w:t>
      </w:r>
    </w:p>
    <w:p w14:paraId="68A5ED3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408AEF8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C7: ¬Q</w:t>
      </w:r>
    </w:p>
    <w:p w14:paraId="2D1350D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7E128A02">
          <v:rect id="_x0000_i1221" style="width:0;height:1.5pt" o:hralign="center" o:hrstd="t" o:hr="t" fillcolor="#a0a0a0" stroked="f"/>
        </w:pict>
      </w:r>
    </w:p>
    <w:p w14:paraId="59109F7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Step 3</w:t>
      </w:r>
    </w:p>
    <w:p w14:paraId="6DC393B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Resolve:</w:t>
      </w:r>
    </w:p>
    <w:p w14:paraId="0307BA3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C1: ¬P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Q</w:t>
      </w:r>
    </w:p>
    <w:p w14:paraId="5A80844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C7: ¬Q</w:t>
      </w:r>
    </w:p>
    <w:p w14:paraId="0F60B5D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0C2D2CF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C8: ¬P</w:t>
      </w:r>
    </w:p>
    <w:p w14:paraId="3C21A44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28455993">
          <v:rect id="_x0000_i1222" style="width:0;height:1.5pt" o:hralign="center" o:hrstd="t" o:hr="t" fillcolor="#a0a0a0" stroked="f"/>
        </w:pict>
      </w:r>
    </w:p>
    <w:p w14:paraId="71A79D9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>Step 4</w:t>
      </w:r>
    </w:p>
    <w:p w14:paraId="4654ADD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Resolve:</w:t>
      </w:r>
    </w:p>
    <w:p w14:paraId="399E468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C3: P</w:t>
      </w:r>
    </w:p>
    <w:p w14:paraId="0803B98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C8: ¬P</w:t>
      </w:r>
    </w:p>
    <w:p w14:paraId="11F2254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118CBA1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□</w:t>
      </w:r>
    </w:p>
    <w:p w14:paraId="5ECC892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(Empty Clause)</w:t>
      </w:r>
    </w:p>
    <w:p w14:paraId="67B78EB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078A3725">
          <v:rect id="_x0000_i1223" style="width:0;height:1.5pt" o:hralign="center" o:hrstd="t" o:hr="t" fillcolor="#a0a0a0" stroked="f"/>
        </w:pict>
      </w:r>
    </w:p>
    <w:p w14:paraId="07EAD6A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(c) Conclusion</w:t>
      </w:r>
    </w:p>
    <w:p w14:paraId="5738914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Since the empty clause is derived,</w:t>
      </w:r>
    </w:p>
    <w:p w14:paraId="302AA39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KB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⊨</w:t>
      </w:r>
      <w:r w:rsidRPr="006240B6">
        <w:rPr>
          <w:b/>
          <w:bCs/>
          <w:sz w:val="34"/>
          <w:szCs w:val="34"/>
        </w:rPr>
        <w:t xml:space="preserve"> S</w:t>
      </w:r>
    </w:p>
    <w:p w14:paraId="6ED1C9C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The query is entailed by the knowledge base.</w:t>
      </w:r>
    </w:p>
    <w:p w14:paraId="01373B9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5C7238A4">
          <v:rect id="_x0000_i1224" style="width:0;height:1.5pt" o:hralign="center" o:hrstd="t" o:hr="t" fillcolor="#a0a0a0" stroked="f"/>
        </w:pict>
      </w:r>
    </w:p>
    <w:p w14:paraId="3EF6481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Python Implementation</w:t>
      </w:r>
    </w:p>
    <w:p w14:paraId="0939006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def </w:t>
      </w:r>
      <w:proofErr w:type="gramStart"/>
      <w:r w:rsidRPr="006240B6">
        <w:rPr>
          <w:b/>
          <w:bCs/>
          <w:sz w:val="34"/>
          <w:szCs w:val="34"/>
        </w:rPr>
        <w:t>resolve(</w:t>
      </w:r>
      <w:proofErr w:type="gramEnd"/>
      <w:r w:rsidRPr="006240B6">
        <w:rPr>
          <w:b/>
          <w:bCs/>
          <w:sz w:val="34"/>
          <w:szCs w:val="34"/>
        </w:rPr>
        <w:t>c1, c2):</w:t>
      </w:r>
    </w:p>
    <w:p w14:paraId="6AD0AD5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for lit in c1:</w:t>
      </w:r>
    </w:p>
    <w:p w14:paraId="629667C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if ('</w:t>
      </w:r>
      <w:del w:id="0" w:author="Unknown">
        <w:r w:rsidRPr="006240B6">
          <w:rPr>
            <w:b/>
            <w:bCs/>
            <w:sz w:val="34"/>
            <w:szCs w:val="34"/>
          </w:rPr>
          <w:delText>'+lit in c2) or (lit.startswith('</w:delText>
        </w:r>
      </w:del>
      <w:r w:rsidRPr="006240B6">
        <w:rPr>
          <w:b/>
          <w:bCs/>
          <w:sz w:val="34"/>
          <w:szCs w:val="34"/>
        </w:rPr>
        <w:t xml:space="preserve">') and </w:t>
      </w:r>
      <w:proofErr w:type="gramStart"/>
      <w:r w:rsidRPr="006240B6">
        <w:rPr>
          <w:b/>
          <w:bCs/>
          <w:sz w:val="34"/>
          <w:szCs w:val="34"/>
        </w:rPr>
        <w:t>lit[</w:t>
      </w:r>
      <w:proofErr w:type="gramEnd"/>
      <w:r w:rsidRPr="006240B6">
        <w:rPr>
          <w:b/>
          <w:bCs/>
          <w:sz w:val="34"/>
          <w:szCs w:val="34"/>
        </w:rPr>
        <w:t>1:] in c2):</w:t>
      </w:r>
    </w:p>
    <w:p w14:paraId="3F18054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return (c1 | c2) - {lit, '</w:t>
      </w:r>
      <w:del w:id="1" w:author="Unknown">
        <w:r w:rsidRPr="006240B6">
          <w:rPr>
            <w:b/>
            <w:bCs/>
            <w:sz w:val="34"/>
            <w:szCs w:val="34"/>
          </w:rPr>
          <w:delText>'+lit if not lit.startswith('</w:delText>
        </w:r>
      </w:del>
      <w:r w:rsidRPr="006240B6">
        <w:rPr>
          <w:b/>
          <w:bCs/>
          <w:sz w:val="34"/>
          <w:szCs w:val="34"/>
        </w:rPr>
        <w:t xml:space="preserve">') else </w:t>
      </w:r>
      <w:proofErr w:type="gramStart"/>
      <w:r w:rsidRPr="006240B6">
        <w:rPr>
          <w:b/>
          <w:bCs/>
          <w:sz w:val="34"/>
          <w:szCs w:val="34"/>
        </w:rPr>
        <w:t>lit[</w:t>
      </w:r>
      <w:proofErr w:type="gramEnd"/>
      <w:r w:rsidRPr="006240B6">
        <w:rPr>
          <w:b/>
          <w:bCs/>
          <w:sz w:val="34"/>
          <w:szCs w:val="34"/>
        </w:rPr>
        <w:t>1:]}</w:t>
      </w:r>
    </w:p>
    <w:p w14:paraId="179023C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return None</w:t>
      </w:r>
    </w:p>
    <w:p w14:paraId="0FBA5E9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24F3E03E">
          <v:rect id="_x0000_i1225" style="width:0;height:1.5pt" o:hralign="center" o:hrstd="t" o:hr="t" fillcolor="#a0a0a0" stroked="f"/>
        </w:pict>
      </w:r>
    </w:p>
    <w:p w14:paraId="7BCBAF0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Q3. Unification Algorithm</w:t>
      </w:r>
    </w:p>
    <w:p w14:paraId="5005A5A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</w:t>
      </w:r>
      <w:proofErr w:type="spellStart"/>
      <w:r w:rsidRPr="006240B6">
        <w:rPr>
          <w:b/>
          <w:bCs/>
          <w:sz w:val="34"/>
          <w:szCs w:val="34"/>
        </w:rPr>
        <w:t>i</w:t>
      </w:r>
      <w:proofErr w:type="spellEnd"/>
      <w:r w:rsidRPr="006240B6">
        <w:rPr>
          <w:b/>
          <w:bCs/>
          <w:sz w:val="34"/>
          <w:szCs w:val="34"/>
        </w:rPr>
        <w:t>)</w:t>
      </w:r>
    </w:p>
    <w:p w14:paraId="03B023D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Knows(</w:t>
      </w:r>
      <w:proofErr w:type="spellStart"/>
      <w:r w:rsidRPr="006240B6">
        <w:rPr>
          <w:b/>
          <w:bCs/>
          <w:sz w:val="34"/>
          <w:szCs w:val="34"/>
        </w:rPr>
        <w:t>John,x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175B25A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Knows(</w:t>
      </w:r>
      <w:proofErr w:type="spellStart"/>
      <w:r w:rsidRPr="006240B6">
        <w:rPr>
          <w:b/>
          <w:bCs/>
          <w:sz w:val="34"/>
          <w:szCs w:val="34"/>
        </w:rPr>
        <w:t>John,Jane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1EC1376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Compare arguments:</w:t>
      </w:r>
    </w:p>
    <w:p w14:paraId="7576AD2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John = John</w:t>
      </w:r>
    </w:p>
    <w:p w14:paraId="64DC8E7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x = Jane</w:t>
      </w:r>
    </w:p>
    <w:p w14:paraId="7C53914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MGU:</w:t>
      </w:r>
    </w:p>
    <w:p w14:paraId="2CFA17C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{x/Jane}</w:t>
      </w:r>
    </w:p>
    <w:p w14:paraId="116F213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3AEE7D3F">
          <v:rect id="_x0000_i1226" style="width:0;height:1.5pt" o:hralign="center" o:hrstd="t" o:hr="t" fillcolor="#a0a0a0" stroked="f"/>
        </w:pict>
      </w:r>
    </w:p>
    <w:p w14:paraId="6F59C80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(ii)</w:t>
      </w:r>
    </w:p>
    <w:p w14:paraId="625B328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Knows(</w:t>
      </w:r>
      <w:proofErr w:type="spellStart"/>
      <w:proofErr w:type="gramStart"/>
      <w:r w:rsidRPr="006240B6">
        <w:rPr>
          <w:b/>
          <w:bCs/>
          <w:sz w:val="34"/>
          <w:szCs w:val="34"/>
        </w:rPr>
        <w:t>x,Elizabeth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5FADF5E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Knows(</w:t>
      </w:r>
      <w:proofErr w:type="spellStart"/>
      <w:proofErr w:type="gramStart"/>
      <w:r w:rsidRPr="006240B6">
        <w:rPr>
          <w:b/>
          <w:bCs/>
          <w:sz w:val="34"/>
          <w:szCs w:val="34"/>
        </w:rPr>
        <w:t>y,x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2FBF73B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Comparisons:</w:t>
      </w:r>
    </w:p>
    <w:p w14:paraId="5EC7E4D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x = y</w:t>
      </w:r>
    </w:p>
    <w:p w14:paraId="35A1E08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Elizabeth = x</w:t>
      </w:r>
    </w:p>
    <w:p w14:paraId="1E2F29C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Substitute:</w:t>
      </w:r>
    </w:p>
    <w:p w14:paraId="1263955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>x = Elizabeth</w:t>
      </w:r>
    </w:p>
    <w:p w14:paraId="1165B5E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y = Elizabeth</w:t>
      </w:r>
    </w:p>
    <w:p w14:paraId="05FF28D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MGU:</w:t>
      </w:r>
    </w:p>
    <w:p w14:paraId="28CEB17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{x/Elizabeth, y/Elizabeth}</w:t>
      </w:r>
    </w:p>
    <w:p w14:paraId="1C7B41F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6A47A1BE">
          <v:rect id="_x0000_i1227" style="width:0;height:1.5pt" o:hralign="center" o:hrstd="t" o:hr="t" fillcolor="#a0a0a0" stroked="f"/>
        </w:pict>
      </w:r>
    </w:p>
    <w:p w14:paraId="3F9EF78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(iii) Failure Example</w:t>
      </w:r>
    </w:p>
    <w:p w14:paraId="508BACF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Knows(</w:t>
      </w:r>
      <w:proofErr w:type="spellStart"/>
      <w:proofErr w:type="gramStart"/>
      <w:r w:rsidRPr="006240B6">
        <w:rPr>
          <w:b/>
          <w:bCs/>
          <w:sz w:val="34"/>
          <w:szCs w:val="34"/>
        </w:rPr>
        <w:t>x,x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1978852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Knows(</w:t>
      </w:r>
      <w:proofErr w:type="spellStart"/>
      <w:r w:rsidRPr="006240B6">
        <w:rPr>
          <w:b/>
          <w:bCs/>
          <w:sz w:val="34"/>
          <w:szCs w:val="34"/>
        </w:rPr>
        <w:t>John,Mary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3F9842A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Requirements:</w:t>
      </w:r>
    </w:p>
    <w:p w14:paraId="4F42616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x = John</w:t>
      </w:r>
    </w:p>
    <w:p w14:paraId="409E961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x = Mary</w:t>
      </w:r>
    </w:p>
    <w:p w14:paraId="1EF1A22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Contradiction because</w:t>
      </w:r>
    </w:p>
    <w:p w14:paraId="36E5FD1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John ≠ Mary</w:t>
      </w:r>
    </w:p>
    <w:p w14:paraId="302C510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2F2D26F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FAILURE</w:t>
      </w:r>
    </w:p>
    <w:p w14:paraId="723C14F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Occurs Check Example</w:t>
      </w:r>
    </w:p>
    <w:p w14:paraId="05FD15A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P(x)</w:t>
      </w:r>
    </w:p>
    <w:p w14:paraId="5934A44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P(f(x))</w:t>
      </w:r>
    </w:p>
    <w:p w14:paraId="538EEDE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Would require:</w:t>
      </w:r>
    </w:p>
    <w:p w14:paraId="2D49233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x = f(x)</w:t>
      </w:r>
    </w:p>
    <w:p w14:paraId="69D8B13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 variable cannot contain itself.</w:t>
      </w:r>
    </w:p>
    <w:p w14:paraId="3913B30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Hence occurs check fails.</w:t>
      </w:r>
    </w:p>
    <w:p w14:paraId="43C896F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5914D747">
          <v:rect id="_x0000_i1228" style="width:0;height:1.5pt" o:hralign="center" o:hrstd="t" o:hr="t" fillcolor="#a0a0a0" stroked="f"/>
        </w:pict>
      </w:r>
    </w:p>
    <w:p w14:paraId="0153959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Python UNIFY</w:t>
      </w:r>
    </w:p>
    <w:p w14:paraId="7E9F576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def </w:t>
      </w:r>
      <w:proofErr w:type="gramStart"/>
      <w:r w:rsidRPr="006240B6">
        <w:rPr>
          <w:b/>
          <w:bCs/>
          <w:sz w:val="34"/>
          <w:szCs w:val="34"/>
        </w:rPr>
        <w:t>unify(</w:t>
      </w:r>
      <w:proofErr w:type="gramEnd"/>
      <w:r w:rsidRPr="006240B6">
        <w:rPr>
          <w:b/>
          <w:bCs/>
          <w:sz w:val="34"/>
          <w:szCs w:val="34"/>
        </w:rPr>
        <w:t>x, y):</w:t>
      </w:r>
    </w:p>
    <w:p w14:paraId="41E8696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if x == y:</w:t>
      </w:r>
    </w:p>
    <w:p w14:paraId="0C1F695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return {}</w:t>
      </w:r>
    </w:p>
    <w:p w14:paraId="2C19ADF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if </w:t>
      </w:r>
      <w:proofErr w:type="spellStart"/>
      <w:proofErr w:type="gramStart"/>
      <w:r w:rsidRPr="006240B6">
        <w:rPr>
          <w:b/>
          <w:bCs/>
          <w:sz w:val="34"/>
          <w:szCs w:val="34"/>
        </w:rPr>
        <w:t>isinstance</w:t>
      </w:r>
      <w:proofErr w:type="spellEnd"/>
      <w:r w:rsidRPr="006240B6">
        <w:rPr>
          <w:b/>
          <w:bCs/>
          <w:sz w:val="34"/>
          <w:szCs w:val="34"/>
        </w:rPr>
        <w:t>(</w:t>
      </w:r>
      <w:proofErr w:type="gramEnd"/>
      <w:r w:rsidRPr="006240B6">
        <w:rPr>
          <w:b/>
          <w:bCs/>
          <w:sz w:val="34"/>
          <w:szCs w:val="34"/>
        </w:rPr>
        <w:t xml:space="preserve">x, str) and </w:t>
      </w:r>
      <w:proofErr w:type="spellStart"/>
      <w:proofErr w:type="gramStart"/>
      <w:r w:rsidRPr="006240B6">
        <w:rPr>
          <w:b/>
          <w:bCs/>
          <w:sz w:val="34"/>
          <w:szCs w:val="34"/>
        </w:rPr>
        <w:t>x.islower</w:t>
      </w:r>
      <w:proofErr w:type="spellEnd"/>
      <w:proofErr w:type="gramEnd"/>
      <w:r w:rsidRPr="006240B6">
        <w:rPr>
          <w:b/>
          <w:bCs/>
          <w:sz w:val="34"/>
          <w:szCs w:val="34"/>
        </w:rPr>
        <w:t>():</w:t>
      </w:r>
    </w:p>
    <w:p w14:paraId="7033916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return {x: y}</w:t>
      </w:r>
    </w:p>
    <w:p w14:paraId="055E10D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if </w:t>
      </w:r>
      <w:proofErr w:type="spellStart"/>
      <w:proofErr w:type="gramStart"/>
      <w:r w:rsidRPr="006240B6">
        <w:rPr>
          <w:b/>
          <w:bCs/>
          <w:sz w:val="34"/>
          <w:szCs w:val="34"/>
        </w:rPr>
        <w:t>isinstance</w:t>
      </w:r>
      <w:proofErr w:type="spellEnd"/>
      <w:r w:rsidRPr="006240B6">
        <w:rPr>
          <w:b/>
          <w:bCs/>
          <w:sz w:val="34"/>
          <w:szCs w:val="34"/>
        </w:rPr>
        <w:t>(</w:t>
      </w:r>
      <w:proofErr w:type="gramEnd"/>
      <w:r w:rsidRPr="006240B6">
        <w:rPr>
          <w:b/>
          <w:bCs/>
          <w:sz w:val="34"/>
          <w:szCs w:val="34"/>
        </w:rPr>
        <w:t xml:space="preserve">y, str) and </w:t>
      </w:r>
      <w:proofErr w:type="spellStart"/>
      <w:proofErr w:type="gramStart"/>
      <w:r w:rsidRPr="006240B6">
        <w:rPr>
          <w:b/>
          <w:bCs/>
          <w:sz w:val="34"/>
          <w:szCs w:val="34"/>
        </w:rPr>
        <w:t>y.islower</w:t>
      </w:r>
      <w:proofErr w:type="spellEnd"/>
      <w:proofErr w:type="gramEnd"/>
      <w:r w:rsidRPr="006240B6">
        <w:rPr>
          <w:b/>
          <w:bCs/>
          <w:sz w:val="34"/>
          <w:szCs w:val="34"/>
        </w:rPr>
        <w:t>():</w:t>
      </w:r>
    </w:p>
    <w:p w14:paraId="04B985E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return {y: x}</w:t>
      </w:r>
    </w:p>
    <w:p w14:paraId="5C52379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return "FAILURE"</w:t>
      </w:r>
    </w:p>
    <w:p w14:paraId="592CA6A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0F93B628">
          <v:rect id="_x0000_i1229" style="width:0;height:1.5pt" o:hralign="center" o:hrstd="t" o:hr="t" fillcolor="#a0a0a0" stroked="f"/>
        </w:pict>
      </w:r>
    </w:p>
    <w:p w14:paraId="210230F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Q4. First Order Resolution</w:t>
      </w:r>
    </w:p>
    <w:p w14:paraId="6C1DDEA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Domain: Family Relationships</w:t>
      </w:r>
    </w:p>
    <w:p w14:paraId="50F2B15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Knowledge Base</w:t>
      </w:r>
    </w:p>
    <w:p w14:paraId="098A0AFC" w14:textId="77777777" w:rsidR="006240B6" w:rsidRPr="006240B6" w:rsidRDefault="006240B6" w:rsidP="006240B6">
      <w:pPr>
        <w:numPr>
          <w:ilvl w:val="0"/>
          <w:numId w:val="17"/>
        </w:numPr>
        <w:jc w:val="center"/>
        <w:rPr>
          <w:b/>
          <w:bCs/>
          <w:sz w:val="34"/>
          <w:szCs w:val="34"/>
        </w:rPr>
      </w:pPr>
    </w:p>
    <w:p w14:paraId="0FD417C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lastRenderedPageBreak/>
        <w:t>Parent(</w:t>
      </w:r>
      <w:proofErr w:type="spellStart"/>
      <w:r w:rsidRPr="006240B6">
        <w:rPr>
          <w:b/>
          <w:bCs/>
          <w:sz w:val="34"/>
          <w:szCs w:val="34"/>
        </w:rPr>
        <w:t>John,Mary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569FEF0D" w14:textId="77777777" w:rsidR="006240B6" w:rsidRPr="006240B6" w:rsidRDefault="006240B6" w:rsidP="006240B6">
      <w:pPr>
        <w:numPr>
          <w:ilvl w:val="0"/>
          <w:numId w:val="18"/>
        </w:numPr>
        <w:jc w:val="center"/>
        <w:rPr>
          <w:b/>
          <w:bCs/>
          <w:sz w:val="34"/>
          <w:szCs w:val="34"/>
        </w:rPr>
      </w:pPr>
    </w:p>
    <w:p w14:paraId="50A2987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Parent(</w:t>
      </w:r>
      <w:proofErr w:type="spellStart"/>
      <w:r w:rsidRPr="006240B6">
        <w:rPr>
          <w:b/>
          <w:bCs/>
          <w:sz w:val="34"/>
          <w:szCs w:val="34"/>
        </w:rPr>
        <w:t>Mary,Sam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08BF1546" w14:textId="77777777" w:rsidR="006240B6" w:rsidRPr="006240B6" w:rsidRDefault="006240B6" w:rsidP="006240B6">
      <w:pPr>
        <w:numPr>
          <w:ilvl w:val="0"/>
          <w:numId w:val="19"/>
        </w:numPr>
        <w:jc w:val="center"/>
        <w:rPr>
          <w:b/>
          <w:bCs/>
          <w:sz w:val="34"/>
          <w:szCs w:val="34"/>
        </w:rPr>
      </w:pPr>
    </w:p>
    <w:p w14:paraId="259FD95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rFonts w:ascii="Cambria Math" w:hAnsi="Cambria Math" w:cs="Cambria Math"/>
          <w:b/>
          <w:bCs/>
          <w:sz w:val="34"/>
          <w:szCs w:val="34"/>
        </w:rPr>
        <w:t>∀</w:t>
      </w:r>
      <w:proofErr w:type="spellStart"/>
      <w:r w:rsidRPr="006240B6">
        <w:rPr>
          <w:b/>
          <w:bCs/>
          <w:sz w:val="34"/>
          <w:szCs w:val="34"/>
        </w:rPr>
        <w:t>x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∀</w:t>
      </w:r>
      <w:r w:rsidRPr="006240B6">
        <w:rPr>
          <w:b/>
          <w:bCs/>
          <w:sz w:val="34"/>
          <w:szCs w:val="34"/>
        </w:rPr>
        <w:t>y</w:t>
      </w:r>
      <w:proofErr w:type="spellEnd"/>
      <w:r w:rsidRPr="006240B6">
        <w:rPr>
          <w:b/>
          <w:bCs/>
          <w:sz w:val="34"/>
          <w:szCs w:val="34"/>
        </w:rPr>
        <w:t xml:space="preserve"> Parent(</w:t>
      </w:r>
      <w:proofErr w:type="spellStart"/>
      <w:proofErr w:type="gramStart"/>
      <w:r w:rsidRPr="006240B6">
        <w:rPr>
          <w:b/>
          <w:bCs/>
          <w:sz w:val="34"/>
          <w:szCs w:val="34"/>
        </w:rPr>
        <w:t>x,y</w:t>
      </w:r>
      <w:proofErr w:type="spellEnd"/>
      <w:proofErr w:type="gramEnd"/>
      <w:r w:rsidRPr="006240B6">
        <w:rPr>
          <w:b/>
          <w:bCs/>
          <w:sz w:val="34"/>
          <w:szCs w:val="34"/>
        </w:rPr>
        <w:t>) → Ancestor(</w:t>
      </w:r>
      <w:proofErr w:type="spellStart"/>
      <w:proofErr w:type="gramStart"/>
      <w:r w:rsidRPr="006240B6">
        <w:rPr>
          <w:b/>
          <w:bCs/>
          <w:sz w:val="34"/>
          <w:szCs w:val="34"/>
        </w:rPr>
        <w:t>x,y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00611627" w14:textId="77777777" w:rsidR="006240B6" w:rsidRPr="006240B6" w:rsidRDefault="006240B6" w:rsidP="006240B6">
      <w:pPr>
        <w:numPr>
          <w:ilvl w:val="0"/>
          <w:numId w:val="20"/>
        </w:numPr>
        <w:jc w:val="center"/>
        <w:rPr>
          <w:b/>
          <w:bCs/>
          <w:sz w:val="34"/>
          <w:szCs w:val="34"/>
        </w:rPr>
      </w:pPr>
    </w:p>
    <w:p w14:paraId="279B973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rFonts w:ascii="Cambria Math" w:hAnsi="Cambria Math" w:cs="Cambria Math"/>
          <w:b/>
          <w:bCs/>
          <w:sz w:val="34"/>
          <w:szCs w:val="34"/>
        </w:rPr>
        <w:t>∀</w:t>
      </w:r>
      <w:proofErr w:type="spellStart"/>
      <w:r w:rsidRPr="006240B6">
        <w:rPr>
          <w:b/>
          <w:bCs/>
          <w:sz w:val="34"/>
          <w:szCs w:val="34"/>
        </w:rPr>
        <w:t>x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∀</w:t>
      </w:r>
      <w:r w:rsidRPr="006240B6">
        <w:rPr>
          <w:b/>
          <w:bCs/>
          <w:sz w:val="34"/>
          <w:szCs w:val="34"/>
        </w:rPr>
        <w:t>y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∀</w:t>
      </w:r>
      <w:r w:rsidRPr="006240B6">
        <w:rPr>
          <w:b/>
          <w:bCs/>
          <w:sz w:val="34"/>
          <w:szCs w:val="34"/>
        </w:rPr>
        <w:t>z</w:t>
      </w:r>
      <w:proofErr w:type="spellEnd"/>
      <w:r w:rsidRPr="006240B6">
        <w:rPr>
          <w:b/>
          <w:bCs/>
          <w:sz w:val="34"/>
          <w:szCs w:val="34"/>
        </w:rPr>
        <w:t xml:space="preserve"> Parent(</w:t>
      </w:r>
      <w:proofErr w:type="spellStart"/>
      <w:proofErr w:type="gramStart"/>
      <w:r w:rsidRPr="006240B6">
        <w:rPr>
          <w:b/>
          <w:bCs/>
          <w:sz w:val="34"/>
          <w:szCs w:val="34"/>
        </w:rPr>
        <w:t>x,y</w:t>
      </w:r>
      <w:proofErr w:type="spellEnd"/>
      <w:proofErr w:type="gramEnd"/>
      <w:r w:rsidRPr="006240B6">
        <w:rPr>
          <w:b/>
          <w:bCs/>
          <w:sz w:val="34"/>
          <w:szCs w:val="34"/>
        </w:rPr>
        <w:t xml:space="preserve">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Ancestor(</w:t>
      </w:r>
      <w:proofErr w:type="spellStart"/>
      <w:proofErr w:type="gramStart"/>
      <w:r w:rsidRPr="006240B6">
        <w:rPr>
          <w:b/>
          <w:bCs/>
          <w:sz w:val="34"/>
          <w:szCs w:val="34"/>
        </w:rPr>
        <w:t>y,z</w:t>
      </w:r>
      <w:proofErr w:type="spellEnd"/>
      <w:proofErr w:type="gramEnd"/>
      <w:r w:rsidRPr="006240B6">
        <w:rPr>
          <w:b/>
          <w:bCs/>
          <w:sz w:val="34"/>
          <w:szCs w:val="34"/>
        </w:rPr>
        <w:t>) → Ancestor(</w:t>
      </w:r>
      <w:proofErr w:type="spellStart"/>
      <w:proofErr w:type="gramStart"/>
      <w:r w:rsidRPr="006240B6">
        <w:rPr>
          <w:b/>
          <w:bCs/>
          <w:sz w:val="34"/>
          <w:szCs w:val="34"/>
        </w:rPr>
        <w:t>x,z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1704993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Goal:</w:t>
      </w:r>
    </w:p>
    <w:p w14:paraId="26765D0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25DB6FB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30BFDD92">
          <v:rect id="_x0000_i1230" style="width:0;height:1.5pt" o:hralign="center" o:hrstd="t" o:hr="t" fillcolor="#a0a0a0" stroked="f"/>
        </w:pict>
      </w:r>
    </w:p>
    <w:p w14:paraId="6E58C23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(a) CNF Conversion</w:t>
      </w:r>
    </w:p>
    <w:p w14:paraId="5E1F03C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Clause C1</w:t>
      </w:r>
    </w:p>
    <w:p w14:paraId="66DFEC3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Parent(</w:t>
      </w:r>
      <w:proofErr w:type="spellStart"/>
      <w:r w:rsidRPr="006240B6">
        <w:rPr>
          <w:b/>
          <w:bCs/>
          <w:sz w:val="34"/>
          <w:szCs w:val="34"/>
        </w:rPr>
        <w:t>John,Mary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3776B3E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Clause C2</w:t>
      </w:r>
    </w:p>
    <w:p w14:paraId="5FE18E2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Parent(</w:t>
      </w:r>
      <w:proofErr w:type="spellStart"/>
      <w:r w:rsidRPr="006240B6">
        <w:rPr>
          <w:b/>
          <w:bCs/>
          <w:sz w:val="34"/>
          <w:szCs w:val="34"/>
        </w:rPr>
        <w:t>Mary,Sam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6B1715B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Clause C3</w:t>
      </w:r>
    </w:p>
    <w:p w14:paraId="6FA97D2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¬Parent(</w:t>
      </w:r>
      <w:proofErr w:type="spellStart"/>
      <w:proofErr w:type="gramStart"/>
      <w:r w:rsidRPr="006240B6">
        <w:rPr>
          <w:b/>
          <w:bCs/>
          <w:sz w:val="34"/>
          <w:szCs w:val="34"/>
        </w:rPr>
        <w:t>x,y</w:t>
      </w:r>
      <w:proofErr w:type="spellEnd"/>
      <w:proofErr w:type="gramEnd"/>
      <w:r w:rsidRPr="006240B6">
        <w:rPr>
          <w:b/>
          <w:bCs/>
          <w:sz w:val="34"/>
          <w:szCs w:val="34"/>
        </w:rPr>
        <w:t xml:space="preserve">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Ancestor(</w:t>
      </w:r>
      <w:proofErr w:type="spellStart"/>
      <w:proofErr w:type="gramStart"/>
      <w:r w:rsidRPr="006240B6">
        <w:rPr>
          <w:b/>
          <w:bCs/>
          <w:sz w:val="34"/>
          <w:szCs w:val="34"/>
        </w:rPr>
        <w:t>x,y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543403E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Clause C4</w:t>
      </w:r>
    </w:p>
    <w:p w14:paraId="6A85DB8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¬Parent(</w:t>
      </w:r>
      <w:proofErr w:type="spellStart"/>
      <w:proofErr w:type="gramStart"/>
      <w:r w:rsidRPr="006240B6">
        <w:rPr>
          <w:b/>
          <w:bCs/>
          <w:sz w:val="34"/>
          <w:szCs w:val="34"/>
        </w:rPr>
        <w:t>x,y</w:t>
      </w:r>
      <w:proofErr w:type="spellEnd"/>
      <w:proofErr w:type="gramEnd"/>
      <w:r w:rsidRPr="006240B6">
        <w:rPr>
          <w:b/>
          <w:bCs/>
          <w:sz w:val="34"/>
          <w:szCs w:val="34"/>
        </w:rPr>
        <w:t xml:space="preserve">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¬Ancestor(</w:t>
      </w:r>
      <w:proofErr w:type="spellStart"/>
      <w:proofErr w:type="gramStart"/>
      <w:r w:rsidRPr="006240B6">
        <w:rPr>
          <w:b/>
          <w:bCs/>
          <w:sz w:val="34"/>
          <w:szCs w:val="34"/>
        </w:rPr>
        <w:t>y,z</w:t>
      </w:r>
      <w:proofErr w:type="spellEnd"/>
      <w:proofErr w:type="gramEnd"/>
      <w:r w:rsidRPr="006240B6">
        <w:rPr>
          <w:b/>
          <w:bCs/>
          <w:sz w:val="34"/>
          <w:szCs w:val="34"/>
        </w:rPr>
        <w:t xml:space="preserve">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Ancestor(</w:t>
      </w:r>
      <w:proofErr w:type="spellStart"/>
      <w:proofErr w:type="gramStart"/>
      <w:r w:rsidRPr="006240B6">
        <w:rPr>
          <w:b/>
          <w:bCs/>
          <w:sz w:val="34"/>
          <w:szCs w:val="34"/>
        </w:rPr>
        <w:t>x,z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2C43AF7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Negated Goal:</w:t>
      </w:r>
    </w:p>
    <w:p w14:paraId="3BB072B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Clause C5</w:t>
      </w:r>
    </w:p>
    <w:p w14:paraId="7B2E305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¬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36028E7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4BA3F6FD">
          <v:rect id="_x0000_i1231" style="width:0;height:1.5pt" o:hralign="center" o:hrstd="t" o:hr="t" fillcolor="#a0a0a0" stroked="f"/>
        </w:pict>
      </w:r>
    </w:p>
    <w:p w14:paraId="1B1F6E7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(b) Resolution</w:t>
      </w:r>
    </w:p>
    <w:p w14:paraId="1FDE079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Resolve C2 and C3</w:t>
      </w:r>
    </w:p>
    <w:p w14:paraId="23D66B2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Substitution:</w:t>
      </w:r>
    </w:p>
    <w:p w14:paraId="73D9603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{x/</w:t>
      </w:r>
      <w:proofErr w:type="spellStart"/>
      <w:proofErr w:type="gramStart"/>
      <w:r w:rsidRPr="006240B6">
        <w:rPr>
          <w:b/>
          <w:bCs/>
          <w:sz w:val="34"/>
          <w:szCs w:val="34"/>
        </w:rPr>
        <w:t>Mary,y</w:t>
      </w:r>
      <w:proofErr w:type="spellEnd"/>
      <w:proofErr w:type="gramEnd"/>
      <w:r w:rsidRPr="006240B6">
        <w:rPr>
          <w:b/>
          <w:bCs/>
          <w:sz w:val="34"/>
          <w:szCs w:val="34"/>
        </w:rPr>
        <w:t>/Sam}</w:t>
      </w:r>
    </w:p>
    <w:p w14:paraId="754D7F9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39249AB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C6: 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Mary,Sam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4C4F8C9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6C4736A7">
          <v:rect id="_x0000_i1232" style="width:0;height:1.5pt" o:hralign="center" o:hrstd="t" o:hr="t" fillcolor="#a0a0a0" stroked="f"/>
        </w:pict>
      </w:r>
    </w:p>
    <w:p w14:paraId="22D11BE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Resolve C1 and C4</w:t>
      </w:r>
    </w:p>
    <w:p w14:paraId="4B2741D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Substitution:</w:t>
      </w:r>
    </w:p>
    <w:p w14:paraId="3C16547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{x/</w:t>
      </w:r>
      <w:proofErr w:type="spellStart"/>
      <w:proofErr w:type="gramStart"/>
      <w:r w:rsidRPr="006240B6">
        <w:rPr>
          <w:b/>
          <w:bCs/>
          <w:sz w:val="34"/>
          <w:szCs w:val="34"/>
        </w:rPr>
        <w:t>John,y</w:t>
      </w:r>
      <w:proofErr w:type="spellEnd"/>
      <w:proofErr w:type="gramEnd"/>
      <w:r w:rsidRPr="006240B6">
        <w:rPr>
          <w:b/>
          <w:bCs/>
          <w:sz w:val="34"/>
          <w:szCs w:val="34"/>
        </w:rPr>
        <w:t>/Mary}</w:t>
      </w:r>
    </w:p>
    <w:p w14:paraId="3FB30DE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53294B5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C7: ¬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Mary,z</w:t>
      </w:r>
      <w:proofErr w:type="spellEnd"/>
      <w:proofErr w:type="gramEnd"/>
      <w:r w:rsidRPr="006240B6">
        <w:rPr>
          <w:b/>
          <w:bCs/>
          <w:sz w:val="34"/>
          <w:szCs w:val="34"/>
        </w:rPr>
        <w:t xml:space="preserve">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John,z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723CC63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03089058">
          <v:rect id="_x0000_i1233" style="width:0;height:1.5pt" o:hralign="center" o:hrstd="t" o:hr="t" fillcolor="#a0a0a0" stroked="f"/>
        </w:pict>
      </w:r>
    </w:p>
    <w:p w14:paraId="208DE66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Resolve C6 and C7</w:t>
      </w:r>
    </w:p>
    <w:p w14:paraId="7ECBF75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>Substitution:</w:t>
      </w:r>
    </w:p>
    <w:p w14:paraId="71DDD31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z/Sam</w:t>
      </w:r>
    </w:p>
    <w:p w14:paraId="65F7588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5D0CA1D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C8: 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48A98AA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7A963431">
          <v:rect id="_x0000_i1234" style="width:0;height:1.5pt" o:hralign="center" o:hrstd="t" o:hr="t" fillcolor="#a0a0a0" stroked="f"/>
        </w:pict>
      </w:r>
    </w:p>
    <w:p w14:paraId="2B39D2F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Resolve C8 and C5</w:t>
      </w:r>
    </w:p>
    <w:p w14:paraId="645EDF1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Result:</w:t>
      </w:r>
    </w:p>
    <w:p w14:paraId="26A23AC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□</w:t>
      </w:r>
    </w:p>
    <w:p w14:paraId="38B56C3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6F5D2CCB">
          <v:rect id="_x0000_i1235" style="width:0;height:1.5pt" o:hralign="center" o:hrstd="t" o:hr="t" fillcolor="#a0a0a0" stroked="f"/>
        </w:pict>
      </w:r>
    </w:p>
    <w:p w14:paraId="23061D6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(c) Resolution Tree</w:t>
      </w:r>
    </w:p>
    <w:p w14:paraId="3CA1D51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Parent(</w:t>
      </w:r>
      <w:proofErr w:type="spellStart"/>
      <w:r w:rsidRPr="006240B6">
        <w:rPr>
          <w:b/>
          <w:bCs/>
          <w:sz w:val="34"/>
          <w:szCs w:val="34"/>
        </w:rPr>
        <w:t>Mary,Sam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277814A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|</w:t>
      </w:r>
    </w:p>
    <w:p w14:paraId="44BCB02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v</w:t>
      </w:r>
    </w:p>
    <w:p w14:paraId="15BE49B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Mary,Sam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401FD0B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1F97F73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Parent(</w:t>
      </w:r>
      <w:proofErr w:type="spellStart"/>
      <w:r w:rsidRPr="006240B6">
        <w:rPr>
          <w:b/>
          <w:bCs/>
          <w:sz w:val="34"/>
          <w:szCs w:val="34"/>
        </w:rPr>
        <w:t>John,Mary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23F4E6C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|</w:t>
      </w:r>
    </w:p>
    <w:p w14:paraId="054657A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v</w:t>
      </w:r>
    </w:p>
    <w:p w14:paraId="769D891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¬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Mary,z</w:t>
      </w:r>
      <w:proofErr w:type="spellEnd"/>
      <w:proofErr w:type="gramEnd"/>
      <w:r w:rsidRPr="006240B6">
        <w:rPr>
          <w:b/>
          <w:bCs/>
          <w:sz w:val="34"/>
          <w:szCs w:val="34"/>
        </w:rPr>
        <w:t xml:space="preserve">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John,z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14A0447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63705E3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Mary,Sam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68DBC9B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+</w:t>
      </w:r>
    </w:p>
    <w:p w14:paraId="52D6218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¬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Mary,Sam</w:t>
      </w:r>
      <w:proofErr w:type="spellEnd"/>
      <w:proofErr w:type="gramEnd"/>
      <w:r w:rsidRPr="006240B6">
        <w:rPr>
          <w:b/>
          <w:bCs/>
          <w:sz w:val="34"/>
          <w:szCs w:val="34"/>
        </w:rPr>
        <w:t xml:space="preserve">)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∨</w:t>
      </w:r>
      <w:r w:rsidRPr="006240B6">
        <w:rPr>
          <w:b/>
          <w:bCs/>
          <w:sz w:val="34"/>
          <w:szCs w:val="34"/>
        </w:rPr>
        <w:t xml:space="preserve"> 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7BD0629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|</w:t>
      </w:r>
    </w:p>
    <w:p w14:paraId="04646B4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v</w:t>
      </w:r>
    </w:p>
    <w:p w14:paraId="1B73F32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4A433A9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</w:p>
    <w:p w14:paraId="102C7C0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159E7D4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¬</w:t>
      </w: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John,Sam</w:t>
      </w:r>
      <w:proofErr w:type="spellEnd"/>
      <w:proofErr w:type="gramEnd"/>
      <w:r w:rsidRPr="006240B6">
        <w:rPr>
          <w:b/>
          <w:bCs/>
          <w:sz w:val="34"/>
          <w:szCs w:val="34"/>
        </w:rPr>
        <w:t>)</w:t>
      </w:r>
    </w:p>
    <w:p w14:paraId="7C38956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|</w:t>
      </w:r>
    </w:p>
    <w:p w14:paraId="21C8B2B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v</w:t>
      </w:r>
    </w:p>
    <w:p w14:paraId="2B7CDAB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□</w:t>
      </w:r>
    </w:p>
    <w:p w14:paraId="6FE070B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Therefore:</w:t>
      </w:r>
    </w:p>
    <w:p w14:paraId="1050A6C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Ancestor(</w:t>
      </w:r>
      <w:proofErr w:type="spellStart"/>
      <w:r w:rsidRPr="006240B6">
        <w:rPr>
          <w:b/>
          <w:bCs/>
          <w:sz w:val="34"/>
          <w:szCs w:val="34"/>
        </w:rPr>
        <w:t>John,Sam</w:t>
      </w:r>
      <w:proofErr w:type="spellEnd"/>
      <w:proofErr w:type="gramEnd"/>
      <w:r w:rsidRPr="006240B6">
        <w:rPr>
          <w:b/>
          <w:bCs/>
          <w:sz w:val="34"/>
          <w:szCs w:val="34"/>
        </w:rPr>
        <w:t>) is proved.</w:t>
      </w:r>
    </w:p>
    <w:p w14:paraId="0119C2E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648C555D">
          <v:rect id="_x0000_i1236" style="width:0;height:1.5pt" o:hralign="center" o:hrstd="t" o:hr="t" fillcolor="#a0a0a0" stroked="f"/>
        </w:pict>
      </w:r>
    </w:p>
    <w:p w14:paraId="5456153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Q5. Forward and Backward Chaining</w:t>
      </w:r>
    </w:p>
    <w:p w14:paraId="0579CDC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Knowledge Base</w:t>
      </w:r>
    </w:p>
    <w:p w14:paraId="2CD74F7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>Facts</w:t>
      </w:r>
    </w:p>
    <w:p w14:paraId="5B0F4BD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A.</w:t>
      </w:r>
    </w:p>
    <w:p w14:paraId="74DE1E6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B.</w:t>
      </w:r>
    </w:p>
    <w:p w14:paraId="084102F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C.</w:t>
      </w:r>
    </w:p>
    <w:p w14:paraId="411BF51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Rules</w:t>
      </w:r>
    </w:p>
    <w:p w14:paraId="6895EC4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A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B → D</w:t>
      </w:r>
    </w:p>
    <w:p w14:paraId="5A97900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B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C → E</w:t>
      </w:r>
    </w:p>
    <w:p w14:paraId="037E3E8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D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E → F</w:t>
      </w:r>
    </w:p>
    <w:p w14:paraId="1D30B76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 → G</w:t>
      </w:r>
    </w:p>
    <w:p w14:paraId="70F8AA6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 → H</w:t>
      </w:r>
    </w:p>
    <w:p w14:paraId="0EAE364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Query:</w:t>
      </w:r>
    </w:p>
    <w:p w14:paraId="4C64AA7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H</w:t>
      </w:r>
    </w:p>
    <w:p w14:paraId="4CED6AC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76B3C718">
          <v:rect id="_x0000_i1237" style="width:0;height:1.5pt" o:hralign="center" o:hrstd="t" o:hr="t" fillcolor="#a0a0a0" stroked="f"/>
        </w:pict>
      </w:r>
    </w:p>
    <w:p w14:paraId="4B27422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(a) Forward Chaining Trace</w:t>
      </w:r>
    </w:p>
    <w:p w14:paraId="3C22439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Initial Facts</w:t>
      </w:r>
    </w:p>
    <w:p w14:paraId="0987B4C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A, B, C</w:t>
      </w:r>
    </w:p>
    <w:p w14:paraId="362EDD4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Iteration 1</w:t>
      </w:r>
    </w:p>
    <w:p w14:paraId="3EEAF1D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Rule:</w:t>
      </w:r>
    </w:p>
    <w:p w14:paraId="564C75C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A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B → D</w:t>
      </w:r>
    </w:p>
    <w:p w14:paraId="4E50629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Infer:</w:t>
      </w:r>
    </w:p>
    <w:p w14:paraId="7CE2ECE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D</w:t>
      </w:r>
    </w:p>
    <w:p w14:paraId="28A7670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Rule:</w:t>
      </w:r>
    </w:p>
    <w:p w14:paraId="392792C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B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C → E</w:t>
      </w:r>
    </w:p>
    <w:p w14:paraId="3E363747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Infer:</w:t>
      </w:r>
    </w:p>
    <w:p w14:paraId="40F382F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E</w:t>
      </w:r>
    </w:p>
    <w:p w14:paraId="58F45EA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Fact Set:</w:t>
      </w:r>
    </w:p>
    <w:p w14:paraId="31E0F2F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A,B</w:t>
      </w:r>
      <w:proofErr w:type="gramEnd"/>
      <w:r w:rsidRPr="006240B6">
        <w:rPr>
          <w:b/>
          <w:bCs/>
          <w:sz w:val="34"/>
          <w:szCs w:val="34"/>
        </w:rPr>
        <w:t>,</w:t>
      </w:r>
      <w:proofErr w:type="gramStart"/>
      <w:r w:rsidRPr="006240B6">
        <w:rPr>
          <w:b/>
          <w:bCs/>
          <w:sz w:val="34"/>
          <w:szCs w:val="34"/>
        </w:rPr>
        <w:t>C,D</w:t>
      </w:r>
      <w:proofErr w:type="gramEnd"/>
      <w:r w:rsidRPr="006240B6">
        <w:rPr>
          <w:b/>
          <w:bCs/>
          <w:sz w:val="34"/>
          <w:szCs w:val="34"/>
        </w:rPr>
        <w:t>,E</w:t>
      </w:r>
    </w:p>
    <w:p w14:paraId="1DD662C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69E9DCA7">
          <v:rect id="_x0000_i1238" style="width:0;height:1.5pt" o:hralign="center" o:hrstd="t" o:hr="t" fillcolor="#a0a0a0" stroked="f"/>
        </w:pict>
      </w:r>
    </w:p>
    <w:p w14:paraId="449711E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Iteration 2</w:t>
      </w:r>
    </w:p>
    <w:p w14:paraId="7295AC1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Rule:</w:t>
      </w:r>
    </w:p>
    <w:p w14:paraId="72F7056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D </w:t>
      </w:r>
      <w:r w:rsidRPr="006240B6">
        <w:rPr>
          <w:rFonts w:ascii="Cambria Math" w:hAnsi="Cambria Math" w:cs="Cambria Math"/>
          <w:b/>
          <w:bCs/>
          <w:sz w:val="34"/>
          <w:szCs w:val="34"/>
        </w:rPr>
        <w:t>∧</w:t>
      </w:r>
      <w:r w:rsidRPr="006240B6">
        <w:rPr>
          <w:b/>
          <w:bCs/>
          <w:sz w:val="34"/>
          <w:szCs w:val="34"/>
        </w:rPr>
        <w:t xml:space="preserve"> E → F</w:t>
      </w:r>
    </w:p>
    <w:p w14:paraId="0996482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Infer:</w:t>
      </w:r>
    </w:p>
    <w:p w14:paraId="655B125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</w:t>
      </w:r>
    </w:p>
    <w:p w14:paraId="71DBEF2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Fact Set:</w:t>
      </w:r>
    </w:p>
    <w:p w14:paraId="1D72403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A,B</w:t>
      </w:r>
      <w:proofErr w:type="gramEnd"/>
      <w:r w:rsidRPr="006240B6">
        <w:rPr>
          <w:b/>
          <w:bCs/>
          <w:sz w:val="34"/>
          <w:szCs w:val="34"/>
        </w:rPr>
        <w:t>,</w:t>
      </w:r>
      <w:proofErr w:type="gramStart"/>
      <w:r w:rsidRPr="006240B6">
        <w:rPr>
          <w:b/>
          <w:bCs/>
          <w:sz w:val="34"/>
          <w:szCs w:val="34"/>
        </w:rPr>
        <w:t>C,D</w:t>
      </w:r>
      <w:proofErr w:type="gramEnd"/>
      <w:r w:rsidRPr="006240B6">
        <w:rPr>
          <w:b/>
          <w:bCs/>
          <w:sz w:val="34"/>
          <w:szCs w:val="34"/>
        </w:rPr>
        <w:t>,</w:t>
      </w:r>
      <w:proofErr w:type="gramStart"/>
      <w:r w:rsidRPr="006240B6">
        <w:rPr>
          <w:b/>
          <w:bCs/>
          <w:sz w:val="34"/>
          <w:szCs w:val="34"/>
        </w:rPr>
        <w:t>E,F</w:t>
      </w:r>
      <w:proofErr w:type="gramEnd"/>
    </w:p>
    <w:p w14:paraId="4316A63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4BC2D31A">
          <v:rect id="_x0000_i1239" style="width:0;height:1.5pt" o:hralign="center" o:hrstd="t" o:hr="t" fillcolor="#a0a0a0" stroked="f"/>
        </w:pict>
      </w:r>
    </w:p>
    <w:p w14:paraId="56F29DA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Iteration 3</w:t>
      </w:r>
    </w:p>
    <w:p w14:paraId="3498346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>Rule:</w:t>
      </w:r>
    </w:p>
    <w:p w14:paraId="4E1EB6C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 → G</w:t>
      </w:r>
    </w:p>
    <w:p w14:paraId="0B577B1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Infer:</w:t>
      </w:r>
    </w:p>
    <w:p w14:paraId="361ADA8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</w:t>
      </w:r>
    </w:p>
    <w:p w14:paraId="3F3F5D5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Fact Set:</w:t>
      </w:r>
    </w:p>
    <w:p w14:paraId="7CEBBD3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A,B</w:t>
      </w:r>
      <w:proofErr w:type="gramEnd"/>
      <w:r w:rsidRPr="006240B6">
        <w:rPr>
          <w:b/>
          <w:bCs/>
          <w:sz w:val="34"/>
          <w:szCs w:val="34"/>
        </w:rPr>
        <w:t>,</w:t>
      </w:r>
      <w:proofErr w:type="gramStart"/>
      <w:r w:rsidRPr="006240B6">
        <w:rPr>
          <w:b/>
          <w:bCs/>
          <w:sz w:val="34"/>
          <w:szCs w:val="34"/>
        </w:rPr>
        <w:t>C,D</w:t>
      </w:r>
      <w:proofErr w:type="gramEnd"/>
      <w:r w:rsidRPr="006240B6">
        <w:rPr>
          <w:b/>
          <w:bCs/>
          <w:sz w:val="34"/>
          <w:szCs w:val="34"/>
        </w:rPr>
        <w:t>,</w:t>
      </w:r>
      <w:proofErr w:type="gramStart"/>
      <w:r w:rsidRPr="006240B6">
        <w:rPr>
          <w:b/>
          <w:bCs/>
          <w:sz w:val="34"/>
          <w:szCs w:val="34"/>
        </w:rPr>
        <w:t>E,F</w:t>
      </w:r>
      <w:proofErr w:type="gramEnd"/>
      <w:r w:rsidRPr="006240B6">
        <w:rPr>
          <w:b/>
          <w:bCs/>
          <w:sz w:val="34"/>
          <w:szCs w:val="34"/>
        </w:rPr>
        <w:t>,G</w:t>
      </w:r>
    </w:p>
    <w:p w14:paraId="7AC6200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0C295D85">
          <v:rect id="_x0000_i1240" style="width:0;height:1.5pt" o:hralign="center" o:hrstd="t" o:hr="t" fillcolor="#a0a0a0" stroked="f"/>
        </w:pict>
      </w:r>
    </w:p>
    <w:p w14:paraId="1DC75F9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Iteration 4</w:t>
      </w:r>
    </w:p>
    <w:p w14:paraId="04AA325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Rule:</w:t>
      </w:r>
    </w:p>
    <w:p w14:paraId="105A065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 → H</w:t>
      </w:r>
    </w:p>
    <w:p w14:paraId="68B18C5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Infer:</w:t>
      </w:r>
    </w:p>
    <w:p w14:paraId="7E62F9C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H</w:t>
      </w:r>
    </w:p>
    <w:p w14:paraId="3614CB9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Query proved.</w:t>
      </w:r>
    </w:p>
    <w:p w14:paraId="56D23AC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29F57F53">
          <v:rect id="_x0000_i1241" style="width:0;height:1.5pt" o:hralign="center" o:hrstd="t" o:hr="t" fillcolor="#a0a0a0" stroked="f"/>
        </w:pict>
      </w:r>
    </w:p>
    <w:p w14:paraId="5A262B4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(b) Backward Chaining Trace</w:t>
      </w:r>
    </w:p>
    <w:p w14:paraId="0558139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Goal:</w:t>
      </w:r>
    </w:p>
    <w:p w14:paraId="1EF49A4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H</w:t>
      </w:r>
    </w:p>
    <w:p w14:paraId="28CEF9B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Need:</w:t>
      </w:r>
    </w:p>
    <w:p w14:paraId="274DF71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</w:t>
      </w:r>
    </w:p>
    <w:p w14:paraId="750CBD2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Need:</w:t>
      </w:r>
    </w:p>
    <w:p w14:paraId="04C1DA9D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</w:t>
      </w:r>
    </w:p>
    <w:p w14:paraId="1BEC714F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Need:</w:t>
      </w:r>
    </w:p>
    <w:p w14:paraId="58C3A6F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D and E</w:t>
      </w:r>
    </w:p>
    <w:p w14:paraId="64E9EFB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Need D:</w:t>
      </w:r>
    </w:p>
    <w:p w14:paraId="7D9EBF2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A and B</w:t>
      </w:r>
    </w:p>
    <w:p w14:paraId="4E17724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Both facts true.</w:t>
      </w:r>
    </w:p>
    <w:p w14:paraId="7487585E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Need E:</w:t>
      </w:r>
    </w:p>
    <w:p w14:paraId="0755FAC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B and C</w:t>
      </w:r>
    </w:p>
    <w:p w14:paraId="0883264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Both facts true.</w:t>
      </w:r>
    </w:p>
    <w:p w14:paraId="2A600DD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Therefore:</w:t>
      </w:r>
    </w:p>
    <w:p w14:paraId="41FEE23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A,B</w:t>
      </w:r>
      <w:proofErr w:type="gramEnd"/>
      <w:r w:rsidRPr="006240B6">
        <w:rPr>
          <w:b/>
          <w:bCs/>
          <w:sz w:val="34"/>
          <w:szCs w:val="34"/>
        </w:rPr>
        <w:t xml:space="preserve"> → D</w:t>
      </w:r>
    </w:p>
    <w:p w14:paraId="6A39494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B,C</w:t>
      </w:r>
      <w:proofErr w:type="gramEnd"/>
      <w:r w:rsidRPr="006240B6">
        <w:rPr>
          <w:b/>
          <w:bCs/>
          <w:sz w:val="34"/>
          <w:szCs w:val="34"/>
        </w:rPr>
        <w:t xml:space="preserve"> → E</w:t>
      </w:r>
    </w:p>
    <w:p w14:paraId="32BCCE7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proofErr w:type="gramStart"/>
      <w:r w:rsidRPr="006240B6">
        <w:rPr>
          <w:b/>
          <w:bCs/>
          <w:sz w:val="34"/>
          <w:szCs w:val="34"/>
        </w:rPr>
        <w:t>D,E</w:t>
      </w:r>
      <w:proofErr w:type="gramEnd"/>
      <w:r w:rsidRPr="006240B6">
        <w:rPr>
          <w:b/>
          <w:bCs/>
          <w:sz w:val="34"/>
          <w:szCs w:val="34"/>
        </w:rPr>
        <w:t xml:space="preserve"> → F</w:t>
      </w:r>
    </w:p>
    <w:p w14:paraId="104A2C8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 → G</w:t>
      </w:r>
    </w:p>
    <w:p w14:paraId="089B542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 → H</w:t>
      </w:r>
    </w:p>
    <w:p w14:paraId="49F8CBA3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Goal succeeds.</w:t>
      </w:r>
    </w:p>
    <w:p w14:paraId="68A91A22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4A225BFB">
          <v:rect id="_x0000_i1242" style="width:0;height:1.5pt" o:hralign="center" o:hrstd="t" o:hr="t" fillcolor="#a0a0a0" stroked="f"/>
        </w:pict>
      </w:r>
    </w:p>
    <w:p w14:paraId="3A5C7619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lastRenderedPageBreak/>
        <w:t>AND-OR Tree</w:t>
      </w:r>
    </w:p>
    <w:p w14:paraId="082B7E9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H</w:t>
      </w:r>
    </w:p>
    <w:p w14:paraId="07A3403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|</w:t>
      </w:r>
    </w:p>
    <w:p w14:paraId="1CE35905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G</w:t>
      </w:r>
    </w:p>
    <w:p w14:paraId="58DAE2E4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|</w:t>
      </w:r>
    </w:p>
    <w:p w14:paraId="603F290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</w:t>
      </w:r>
    </w:p>
    <w:p w14:paraId="721505F1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/ &lt;/span&gt;</w:t>
      </w:r>
    </w:p>
    <w:p w14:paraId="2B91F50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D E</w:t>
      </w:r>
    </w:p>
    <w:p w14:paraId="1972A900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|\ |&lt;/span&gt;</w:t>
      </w:r>
    </w:p>
    <w:p w14:paraId="5ECA1E18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 xml:space="preserve">A B </w:t>
      </w:r>
      <w:proofErr w:type="spellStart"/>
      <w:r w:rsidRPr="006240B6">
        <w:rPr>
          <w:b/>
          <w:bCs/>
          <w:sz w:val="34"/>
          <w:szCs w:val="34"/>
        </w:rPr>
        <w:t>B</w:t>
      </w:r>
      <w:proofErr w:type="spellEnd"/>
      <w:r w:rsidRPr="006240B6">
        <w:rPr>
          <w:b/>
          <w:bCs/>
          <w:sz w:val="34"/>
          <w:szCs w:val="34"/>
        </w:rPr>
        <w:t xml:space="preserve"> C</w:t>
      </w:r>
    </w:p>
    <w:p w14:paraId="0AF1684C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pict w14:anchorId="232F9B4E">
          <v:rect id="_x0000_i1243" style="width:0;height:1.5pt" o:hralign="center" o:hrstd="t" o:hr="t" fillcolor="#a0a0a0" stroked="f"/>
        </w:pict>
      </w:r>
    </w:p>
    <w:p w14:paraId="6A3ADC76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(c)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777"/>
        <w:gridCol w:w="3720"/>
      </w:tblGrid>
      <w:tr w:rsidR="006240B6" w:rsidRPr="006240B6" w14:paraId="1FEE97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288530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8A78FA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Forward Chaining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4FD015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Backward Chaining</w:t>
            </w:r>
          </w:p>
        </w:tc>
      </w:tr>
      <w:tr w:rsidR="006240B6" w:rsidRPr="006240B6" w14:paraId="56A6A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65DE5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CD89C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Data-driven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E97E8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Goal-driven</w:t>
            </w:r>
          </w:p>
        </w:tc>
      </w:tr>
      <w:tr w:rsidR="006240B6" w:rsidRPr="006240B6" w14:paraId="4356F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1959E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Start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5B80B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Facts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2828B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Query</w:t>
            </w:r>
          </w:p>
        </w:tc>
      </w:tr>
      <w:tr w:rsidR="006240B6" w:rsidRPr="006240B6" w14:paraId="23D11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92771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B203F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Generates many intermediate facts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0F704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Focuses only on needed facts</w:t>
            </w:r>
          </w:p>
        </w:tc>
      </w:tr>
      <w:tr w:rsidR="006240B6" w:rsidRPr="006240B6" w14:paraId="6044B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A00FC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Best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4827C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Monitoring and production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EBF10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Expert systems and theorem proving</w:t>
            </w:r>
          </w:p>
        </w:tc>
      </w:tr>
      <w:tr w:rsidR="006240B6" w:rsidRPr="006240B6" w14:paraId="009D3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10D9C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Query 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405F2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Reached after deriving all facts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4DA72" w14:textId="77777777" w:rsidR="006240B6" w:rsidRPr="006240B6" w:rsidRDefault="006240B6" w:rsidP="006240B6">
            <w:pPr>
              <w:jc w:val="center"/>
              <w:rPr>
                <w:b/>
                <w:bCs/>
                <w:sz w:val="34"/>
                <w:szCs w:val="34"/>
              </w:rPr>
            </w:pPr>
            <w:r w:rsidRPr="006240B6">
              <w:rPr>
                <w:b/>
                <w:bCs/>
                <w:sz w:val="34"/>
                <w:szCs w:val="34"/>
              </w:rPr>
              <w:t>Directly searches needed rules</w:t>
            </w:r>
          </w:p>
        </w:tc>
      </w:tr>
    </w:tbl>
    <w:p w14:paraId="2A4D670A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Conclusion</w:t>
      </w:r>
    </w:p>
    <w:p w14:paraId="7676C66B" w14:textId="77777777" w:rsidR="006240B6" w:rsidRPr="006240B6" w:rsidRDefault="006240B6" w:rsidP="006240B6">
      <w:pPr>
        <w:jc w:val="center"/>
        <w:rPr>
          <w:b/>
          <w:bCs/>
          <w:sz w:val="34"/>
          <w:szCs w:val="34"/>
        </w:rPr>
      </w:pPr>
      <w:r w:rsidRPr="006240B6">
        <w:rPr>
          <w:b/>
          <w:bCs/>
          <w:sz w:val="34"/>
          <w:szCs w:val="34"/>
        </w:rPr>
        <w:t>For this problem, Backward Chaining is more efficient because it starts from the goal H and only explores facts necessary to prove it, while Forward Chaining derives every possible conclusion before reaching the goal.</w:t>
      </w:r>
    </w:p>
    <w:p w14:paraId="347BE23F" w14:textId="77777777" w:rsidR="006240B6" w:rsidRDefault="006240B6" w:rsidP="00367DCE">
      <w:pPr>
        <w:jc w:val="center"/>
        <w:rPr>
          <w:b/>
          <w:bCs/>
          <w:sz w:val="34"/>
          <w:szCs w:val="34"/>
        </w:rPr>
      </w:pPr>
    </w:p>
    <w:p w14:paraId="0B3F1B07" w14:textId="77777777" w:rsidR="006240B6" w:rsidRDefault="006240B6" w:rsidP="00367DCE">
      <w:pPr>
        <w:jc w:val="center"/>
        <w:rPr>
          <w:b/>
          <w:bCs/>
          <w:sz w:val="34"/>
          <w:szCs w:val="34"/>
        </w:rPr>
      </w:pPr>
    </w:p>
    <w:sectPr w:rsidR="006240B6" w:rsidSect="00367DCE">
      <w:pgSz w:w="11909" w:h="16834"/>
      <w:pgMar w:top="5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A1126" w14:textId="77777777" w:rsidR="005D3F39" w:rsidRDefault="005D3F39">
      <w:r>
        <w:separator/>
      </w:r>
    </w:p>
  </w:endnote>
  <w:endnote w:type="continuationSeparator" w:id="0">
    <w:p w14:paraId="12FE2982" w14:textId="77777777" w:rsidR="005D3F39" w:rsidRDefault="005D3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171FE7-0315-47B8-B0D0-4CC18F26D2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EE29099E-3955-46C7-9881-E94D1F00E210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C7AF9B-1261-4ABD-803F-1029DE53F39C}"/>
    <w:embedBold r:id="rId4" w:fontKey="{13C7CED9-F767-4975-A887-38BC389741C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FDF80278-2903-41B9-820E-34932B8FE3A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E7E3" w14:textId="77777777" w:rsidR="005D3F39" w:rsidRDefault="005D3F39">
      <w:r>
        <w:separator/>
      </w:r>
    </w:p>
  </w:footnote>
  <w:footnote w:type="continuationSeparator" w:id="0">
    <w:p w14:paraId="6AFDCB59" w14:textId="77777777" w:rsidR="005D3F39" w:rsidRDefault="005D3F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C09C0"/>
    <w:multiLevelType w:val="multilevel"/>
    <w:tmpl w:val="6A6E9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060A1"/>
    <w:multiLevelType w:val="multilevel"/>
    <w:tmpl w:val="B8F8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A16B4"/>
    <w:multiLevelType w:val="multilevel"/>
    <w:tmpl w:val="4136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03748"/>
    <w:multiLevelType w:val="multilevel"/>
    <w:tmpl w:val="2A3CAB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656CA"/>
    <w:multiLevelType w:val="multilevel"/>
    <w:tmpl w:val="A2807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088">
    <w:abstractNumId w:val="1"/>
  </w:num>
  <w:num w:numId="2" w16cid:durableId="1854109338">
    <w:abstractNumId w:val="2"/>
  </w:num>
  <w:num w:numId="3" w16cid:durableId="1732344673">
    <w:abstractNumId w:val="3"/>
  </w:num>
  <w:num w:numId="4" w16cid:durableId="511143764">
    <w:abstractNumId w:val="0"/>
  </w:num>
  <w:num w:numId="5" w16cid:durableId="1924141687">
    <w:abstractNumId w:val="19"/>
  </w:num>
  <w:num w:numId="6" w16cid:durableId="689449094">
    <w:abstractNumId w:val="8"/>
  </w:num>
  <w:num w:numId="7" w16cid:durableId="1097942120">
    <w:abstractNumId w:val="17"/>
  </w:num>
  <w:num w:numId="8" w16cid:durableId="1428040100">
    <w:abstractNumId w:val="4"/>
  </w:num>
  <w:num w:numId="9" w16cid:durableId="1161312451">
    <w:abstractNumId w:val="14"/>
  </w:num>
  <w:num w:numId="10" w16cid:durableId="888954365">
    <w:abstractNumId w:val="15"/>
  </w:num>
  <w:num w:numId="11" w16cid:durableId="2128962300">
    <w:abstractNumId w:val="18"/>
  </w:num>
  <w:num w:numId="12" w16cid:durableId="881794677">
    <w:abstractNumId w:val="13"/>
  </w:num>
  <w:num w:numId="13" w16cid:durableId="48193890">
    <w:abstractNumId w:val="9"/>
  </w:num>
  <w:num w:numId="14" w16cid:durableId="1072502729">
    <w:abstractNumId w:val="16"/>
  </w:num>
  <w:num w:numId="15" w16cid:durableId="263730203">
    <w:abstractNumId w:val="10"/>
  </w:num>
  <w:num w:numId="16" w16cid:durableId="2067558527">
    <w:abstractNumId w:val="7"/>
  </w:num>
  <w:num w:numId="17" w16cid:durableId="535780042">
    <w:abstractNumId w:val="6"/>
  </w:num>
  <w:num w:numId="18" w16cid:durableId="436220350">
    <w:abstractNumId w:val="12"/>
  </w:num>
  <w:num w:numId="19" w16cid:durableId="2068215022">
    <w:abstractNumId w:val="5"/>
  </w:num>
  <w:num w:numId="20" w16cid:durableId="405224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539C"/>
    <w:rsid w:val="000A0937"/>
    <w:rsid w:val="000B74DE"/>
    <w:rsid w:val="00145271"/>
    <w:rsid w:val="00151F0D"/>
    <w:rsid w:val="00174167"/>
    <w:rsid w:val="001B1A24"/>
    <w:rsid w:val="00270AD8"/>
    <w:rsid w:val="002766C8"/>
    <w:rsid w:val="002C5801"/>
    <w:rsid w:val="003529F6"/>
    <w:rsid w:val="00367DCE"/>
    <w:rsid w:val="004B3CF4"/>
    <w:rsid w:val="004B540F"/>
    <w:rsid w:val="00514854"/>
    <w:rsid w:val="005C0F8A"/>
    <w:rsid w:val="005D3F39"/>
    <w:rsid w:val="005E3894"/>
    <w:rsid w:val="005F5BD4"/>
    <w:rsid w:val="006240B6"/>
    <w:rsid w:val="007004BC"/>
    <w:rsid w:val="007A706A"/>
    <w:rsid w:val="007E148D"/>
    <w:rsid w:val="00853E22"/>
    <w:rsid w:val="00860080"/>
    <w:rsid w:val="00890D9E"/>
    <w:rsid w:val="0089279D"/>
    <w:rsid w:val="008D4B3E"/>
    <w:rsid w:val="00904712"/>
    <w:rsid w:val="009504C9"/>
    <w:rsid w:val="009A1DD2"/>
    <w:rsid w:val="00A518DA"/>
    <w:rsid w:val="00A8522C"/>
    <w:rsid w:val="00AD53F8"/>
    <w:rsid w:val="00AF4E7B"/>
    <w:rsid w:val="00B40688"/>
    <w:rsid w:val="00BA05C5"/>
    <w:rsid w:val="00BB6A9E"/>
    <w:rsid w:val="00C034B4"/>
    <w:rsid w:val="00C307AE"/>
    <w:rsid w:val="00C433CD"/>
    <w:rsid w:val="00C82C36"/>
    <w:rsid w:val="00CD3424"/>
    <w:rsid w:val="00CF46BC"/>
    <w:rsid w:val="00D47398"/>
    <w:rsid w:val="00DB63CC"/>
    <w:rsid w:val="00E06D39"/>
    <w:rsid w:val="00E31DCE"/>
    <w:rsid w:val="00E94C9C"/>
    <w:rsid w:val="00EE269D"/>
    <w:rsid w:val="00EE3D2D"/>
    <w:rsid w:val="00F122C5"/>
    <w:rsid w:val="00F620EF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rsid w:val="00F65B3D"/>
    <w:pPr>
      <w:ind w:left="720"/>
      <w:contextualSpacing/>
    </w:pPr>
  </w:style>
  <w:style w:type="table" w:styleId="TableGrid">
    <w:name w:val="Table Grid"/>
    <w:basedOn w:val="TableNormal"/>
    <w:uiPriority w:val="59"/>
    <w:rsid w:val="008D4B3E"/>
    <w:rPr>
      <w:rFonts w:ascii="Times New Roman" w:eastAsia="Times New Roman" w:hAnsi="Times New Roman" w:cs="Times New Roman"/>
      <w:sz w:val="24"/>
      <w:szCs w:val="24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EE3D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240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1642</Words>
  <Characters>9365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KrishnaKumar S</cp:lastModifiedBy>
  <cp:revision>3</cp:revision>
  <dcterms:created xsi:type="dcterms:W3CDTF">2026-08-17T20:49:00Z</dcterms:created>
  <dcterms:modified xsi:type="dcterms:W3CDTF">2026-08-17T20:51:00Z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